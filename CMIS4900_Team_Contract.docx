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9F17A" w14:textId="77777777" w:rsidR="00D944D4" w:rsidRDefault="00FA5D07">
      <w:pPr>
        <w:jc w:val="center"/>
      </w:pPr>
      <w:r>
        <w:rPr>
          <w:b/>
          <w:color w:val="2F75B5"/>
          <w:sz w:val="24"/>
        </w:rPr>
        <w:t>CMIS 4900 – Senior Capstone I</w:t>
      </w:r>
    </w:p>
    <w:p w14:paraId="0631B5FB" w14:textId="77777777" w:rsidR="00D944D4" w:rsidRDefault="00FA5D07">
      <w:pPr>
        <w:pStyle w:val="Title"/>
        <w:jc w:val="center"/>
      </w:pPr>
      <w:r>
        <w:t>Team Contract</w:t>
      </w:r>
    </w:p>
    <w:p w14:paraId="3C1F1DCC" w14:textId="77777777" w:rsidR="00D944D4" w:rsidRDefault="00FA5D07">
      <w:pPr>
        <w:jc w:val="center"/>
      </w:pPr>
      <w:r>
        <w:rPr>
          <w:i/>
          <w:sz w:val="22"/>
        </w:rPr>
        <w:t>A shared agreement for how your team will work together</w:t>
      </w:r>
    </w:p>
    <w:tbl>
      <w:tblPr>
        <w:tblW w:w="0" w:type="auto"/>
        <w:jc w:val="center"/>
        <w:tblLook w:val="04A0" w:firstRow="1" w:lastRow="0" w:firstColumn="1" w:lastColumn="0" w:noHBand="0" w:noVBand="1"/>
      </w:tblPr>
      <w:tblGrid>
        <w:gridCol w:w="10080"/>
      </w:tblGrid>
      <w:tr w:rsidR="00D944D4" w14:paraId="3CE931DA" w14:textId="77777777">
        <w:trPr>
          <w:jc w:val="center"/>
        </w:trPr>
        <w:tc>
          <w:tcPr>
            <w:tcW w:w="10080" w:type="dxa"/>
            <w:shd w:val="clear" w:color="auto" w:fill="EAF2F8"/>
            <w:tcMar>
              <w:top w:w="100" w:type="dxa"/>
              <w:left w:w="120" w:type="dxa"/>
              <w:bottom w:w="100" w:type="dxa"/>
              <w:right w:w="120" w:type="dxa"/>
            </w:tcMar>
          </w:tcPr>
          <w:p w14:paraId="10C6FD1E" w14:textId="77777777" w:rsidR="00D944D4" w:rsidRDefault="00FA5D07">
            <w:pPr>
              <w:spacing w:after="0"/>
            </w:pPr>
            <w:r>
              <w:rPr>
                <w:b/>
                <w:color w:val="1F4E79"/>
              </w:rPr>
              <w:t>This is a team activity, not an individual questionnaire.</w:t>
            </w:r>
            <w:r>
              <w:br/>
              <w:t>Your team must hold a meeting to discuss and negotiate the contract together. Do not complete the questions separately and combine individual answers later. The final contract should represent decisions that the entire team discussed and agreed to.</w:t>
            </w:r>
          </w:p>
        </w:tc>
      </w:tr>
    </w:tbl>
    <w:p w14:paraId="592A5CBF" w14:textId="77777777" w:rsidR="00D944D4" w:rsidRDefault="00D944D4">
      <w:pPr>
        <w:spacing w:after="0"/>
      </w:pPr>
    </w:p>
    <w:p w14:paraId="49350273" w14:textId="77777777" w:rsidR="00D944D4" w:rsidRDefault="00FA5D07">
      <w:pPr>
        <w:pStyle w:val="Heading1"/>
      </w:pPr>
      <w:r>
        <w:t>Purpose</w:t>
      </w:r>
    </w:p>
    <w:p w14:paraId="11ABC14F" w14:textId="77777777" w:rsidR="00D944D4" w:rsidRDefault="00FA5D07">
      <w:r>
        <w:t>Your team will work together throughout the capstone project. The purpose of this contract is to make your expectations clear before major project work begins. The contract should help the team decide how you will communicate, organize work, meet commitments, resolve problems, and hold one another accountable.</w:t>
      </w:r>
    </w:p>
    <w:p w14:paraId="0523AAC7" w14:textId="77777777" w:rsidR="00D944D4" w:rsidRDefault="00FA5D07">
      <w:r>
        <w:t>The contract is not meant to predict every situation. It is a working agreement that your team may revisit and revise later if all team members agree that a change is needed.</w:t>
      </w:r>
    </w:p>
    <w:p w14:paraId="445B34D0" w14:textId="77777777" w:rsidR="00D944D4" w:rsidRDefault="00FA5D07">
      <w:pPr>
        <w:pStyle w:val="Heading1"/>
      </w:pPr>
      <w:r>
        <w:t>Step 1 – Hold a Team Contract Meeting</w:t>
      </w:r>
    </w:p>
    <w:p w14:paraId="7A05E2F4" w14:textId="77777777" w:rsidR="00D944D4" w:rsidRDefault="00FA5D07">
      <w:r>
        <w:t xml:space="preserve">Schedule a meeting that all team members can attend. The contract should be </w:t>
      </w:r>
      <w:proofErr w:type="gramStart"/>
      <w:r>
        <w:t>created</w:t>
      </w:r>
      <w:proofErr w:type="gramEnd"/>
      <w:r>
        <w:t xml:space="preserve"> during this meeting through discussion and agreement.</w:t>
      </w:r>
    </w:p>
    <w:p w14:paraId="4EE0B136" w14:textId="77777777" w:rsidR="00D944D4" w:rsidRDefault="00FA5D07">
      <w:pPr>
        <w:pStyle w:val="Heading2"/>
      </w:pPr>
      <w:r>
        <w:t>Before you begin writing the contract, discuss:</w:t>
      </w:r>
    </w:p>
    <w:p w14:paraId="1CFB4726" w14:textId="77777777" w:rsidR="00D944D4" w:rsidRDefault="00FA5D07">
      <w:pPr>
        <w:pStyle w:val="ListBullet"/>
        <w:spacing w:after="40"/>
      </w:pPr>
      <w:r>
        <w:t>What does each person hope the team will accomplish?</w:t>
      </w:r>
    </w:p>
    <w:p w14:paraId="6EE5512C" w14:textId="77777777" w:rsidR="00D944D4" w:rsidRDefault="00FA5D07">
      <w:pPr>
        <w:pStyle w:val="ListBullet"/>
        <w:spacing w:after="40"/>
      </w:pPr>
      <w:r>
        <w:t>What concerns does each person have about working on a long-term team project?</w:t>
      </w:r>
    </w:p>
    <w:p w14:paraId="6E67F30D" w14:textId="77777777" w:rsidR="00D944D4" w:rsidRDefault="00FA5D07">
      <w:pPr>
        <w:pStyle w:val="ListBullet"/>
        <w:spacing w:after="40"/>
      </w:pPr>
      <w:r>
        <w:t xml:space="preserve">What skills, experiences, or strengths </w:t>
      </w:r>
      <w:proofErr w:type="gramStart"/>
      <w:r>
        <w:t>does</w:t>
      </w:r>
      <w:proofErr w:type="gramEnd"/>
      <w:r>
        <w:t xml:space="preserve"> each team member bring?</w:t>
      </w:r>
    </w:p>
    <w:p w14:paraId="24E4337C" w14:textId="77777777" w:rsidR="00D944D4" w:rsidRDefault="00FA5D07">
      <w:pPr>
        <w:pStyle w:val="ListBullet"/>
        <w:spacing w:after="40"/>
      </w:pPr>
      <w:r>
        <w:t>What work-style preferences should the team know about?</w:t>
      </w:r>
    </w:p>
    <w:p w14:paraId="6197D5F7" w14:textId="77777777" w:rsidR="00D944D4" w:rsidRDefault="00FA5D07">
      <w:pPr>
        <w:pStyle w:val="ListBullet"/>
        <w:spacing w:after="40"/>
      </w:pPr>
      <w:r>
        <w:t>What team behaviors help people work well together?</w:t>
      </w:r>
    </w:p>
    <w:p w14:paraId="18F84E3B" w14:textId="77777777" w:rsidR="00D944D4" w:rsidRDefault="00FA5D07">
      <w:pPr>
        <w:pStyle w:val="ListBullet"/>
        <w:spacing w:after="40"/>
      </w:pPr>
      <w:r>
        <w:t>What behaviors or habits are likely to create frustration or conflict?</w:t>
      </w:r>
    </w:p>
    <w:p w14:paraId="08DDFDAF" w14:textId="77777777" w:rsidR="00D944D4" w:rsidRDefault="00FA5D07">
      <w:r>
        <w:rPr>
          <w:b/>
        </w:rPr>
        <w:t xml:space="preserve">Important: </w:t>
      </w:r>
      <w:r>
        <w:t>These are discussion prompts for the meeting. You do not need to submit separate individual responses. Use the conversation to help the team create one shared agreement.</w:t>
      </w:r>
    </w:p>
    <w:p w14:paraId="4759EAA8" w14:textId="77777777" w:rsidR="00D944D4" w:rsidRDefault="00FA5D07">
      <w:pPr>
        <w:pStyle w:val="Heading1"/>
      </w:pPr>
      <w:r>
        <w:t>Step 2 – Create One Shared Team Contract</w:t>
      </w:r>
    </w:p>
    <w:p w14:paraId="5F8BFED4" w14:textId="77777777" w:rsidR="00D944D4" w:rsidRDefault="00FA5D07">
      <w:r>
        <w:t>After discussing the topics above, complete one team contract that records the agreements reached by the group. Use the sections below. Be specific enough that the agreement can guide the team later if a question or problem occurs.</w:t>
      </w:r>
    </w:p>
    <w:p w14:paraId="18BBF604" w14:textId="77777777" w:rsidR="00D944D4" w:rsidRDefault="00FA5D07">
      <w:pPr>
        <w:pStyle w:val="Heading2"/>
      </w:pPr>
      <w:r>
        <w:t>1. Team Information</w:t>
      </w:r>
    </w:p>
    <w:p w14:paraId="7DD9B99D" w14:textId="6BC34AE2" w:rsidR="00D944D4" w:rsidRDefault="008F76BD">
      <w:pPr>
        <w:spacing w:after="60"/>
        <w:rPr>
          <w:b/>
        </w:rPr>
      </w:pPr>
      <w:ins w:id="0" w:author="Microsoft Word" w:date="2026-09-16T17:05:00Z" w16du:dateUtc="2026-09-16T21:05:00Z">
        <w:r w:rsidRPr="19CE9824">
          <w:rPr>
            <w:b/>
            <w:bCs/>
          </w:rPr>
          <w:t xml:space="preserve">Team name: </w:t>
        </w:r>
      </w:ins>
      <w:r w:rsidR="00FA5D07" w:rsidRPr="19CE9824">
        <w:rPr>
          <w:b/>
          <w:bCs/>
        </w:rPr>
        <w:t xml:space="preserve">Team name: </w:t>
      </w:r>
      <w:r w:rsidR="001938E2">
        <w:rPr>
          <w:b/>
          <w:bCs/>
        </w:rPr>
        <w:t>The Little Einsteins</w:t>
      </w:r>
    </w:p>
    <w:p w14:paraId="24B2A4C9" w14:textId="48FFA25A" w:rsidR="00D944D4" w:rsidRDefault="0BA6C9EA">
      <w:pPr>
        <w:spacing w:after="60"/>
      </w:pPr>
      <w:r w:rsidRPr="0BA6C9EA">
        <w:rPr>
          <w:b/>
          <w:bCs/>
        </w:rPr>
        <w:t xml:space="preserve">Team members: Kasen Killen, </w:t>
      </w:r>
      <w:r w:rsidRPr="48BB545B">
        <w:rPr>
          <w:b/>
          <w:bCs/>
        </w:rPr>
        <w:t>S</w:t>
      </w:r>
      <w:r w:rsidR="2457A21A" w:rsidRPr="48BB545B">
        <w:rPr>
          <w:b/>
          <w:bCs/>
        </w:rPr>
        <w:t>onny Lang</w:t>
      </w:r>
      <w:r w:rsidR="2457A21A" w:rsidRPr="4D70628C">
        <w:rPr>
          <w:b/>
          <w:bCs/>
        </w:rPr>
        <w:t>,</w:t>
      </w:r>
      <w:r w:rsidR="2457A21A" w:rsidRPr="48A5C5F6">
        <w:rPr>
          <w:b/>
          <w:bCs/>
        </w:rPr>
        <w:t xml:space="preserve"> Caden </w:t>
      </w:r>
      <w:r w:rsidR="2457A21A" w:rsidRPr="11FAFF1B">
        <w:rPr>
          <w:b/>
          <w:bCs/>
        </w:rPr>
        <w:t>Montgomery</w:t>
      </w:r>
      <w:r w:rsidR="3ACDB7B7" w:rsidRPr="71CD3FDA">
        <w:rPr>
          <w:b/>
          <w:bCs/>
        </w:rPr>
        <w:t>,</w:t>
      </w:r>
      <w:r w:rsidR="3ACDB7B7" w:rsidRPr="4191E320">
        <w:rPr>
          <w:b/>
          <w:bCs/>
        </w:rPr>
        <w:t xml:space="preserve"> and </w:t>
      </w:r>
      <w:r w:rsidR="3ACDB7B7" w:rsidRPr="5BE2F510">
        <w:rPr>
          <w:b/>
          <w:bCs/>
        </w:rPr>
        <w:t xml:space="preserve">Aiden </w:t>
      </w:r>
      <w:r w:rsidR="3ACDB7B7" w:rsidRPr="7B784CB3">
        <w:rPr>
          <w:b/>
          <w:bCs/>
        </w:rPr>
        <w:t>Sayre</w:t>
      </w:r>
    </w:p>
    <w:p w14:paraId="74688A75" w14:textId="7F493691" w:rsidR="00D944D4" w:rsidRDefault="00FA5D07">
      <w:pPr>
        <w:spacing w:after="60"/>
        <w:rPr>
          <w:b/>
        </w:rPr>
      </w:pPr>
      <w:r>
        <w:rPr>
          <w:b/>
        </w:rPr>
        <w:t>Date of contract meeting:</w:t>
      </w:r>
      <w:r w:rsidR="00726447">
        <w:rPr>
          <w:b/>
        </w:rPr>
        <w:t xml:space="preserve"> 9</w:t>
      </w:r>
      <w:r w:rsidR="008C238E">
        <w:rPr>
          <w:b/>
        </w:rPr>
        <w:t>/16</w:t>
      </w:r>
      <w:r w:rsidR="00DF6C0B">
        <w:rPr>
          <w:b/>
        </w:rPr>
        <w:t>/</w:t>
      </w:r>
      <w:r w:rsidR="00C47615">
        <w:rPr>
          <w:b/>
        </w:rPr>
        <w:t>26</w:t>
      </w:r>
    </w:p>
    <w:p w14:paraId="178BD9E4" w14:textId="4E77265A" w:rsidR="000B0E9E" w:rsidRDefault="000B0E9E" w:rsidP="000B0E9E">
      <w:pPr>
        <w:pStyle w:val="Heading2"/>
      </w:pPr>
      <w:r>
        <w:t xml:space="preserve">Meeting format/location: In person </w:t>
      </w:r>
      <w:r w:rsidR="60B76EEF">
        <w:t>at each other's apartments</w:t>
      </w:r>
      <w:r>
        <w:t xml:space="preserve"> on Tuesday OR Thursday 7pm or 8pm Potentially Sundays during Steelers games</w:t>
      </w:r>
    </w:p>
    <w:p w14:paraId="5997CFF9" w14:textId="77777777" w:rsidR="000B0E9E" w:rsidRDefault="000B0E9E">
      <w:pPr>
        <w:spacing w:after="60"/>
      </w:pPr>
    </w:p>
    <w:p w14:paraId="40A42A83" w14:textId="6F9DB91B" w:rsidR="002B1558" w:rsidRDefault="00FA5D07">
      <w:pPr>
        <w:spacing w:after="60"/>
      </w:pPr>
      <w:r>
        <w:rPr>
          <w:b/>
        </w:rPr>
        <w:t xml:space="preserve">Meeting format/location: </w:t>
      </w:r>
      <w:r w:rsidR="007E6FD9">
        <w:t xml:space="preserve">In person </w:t>
      </w:r>
      <w:r w:rsidR="71C4C34F">
        <w:t xml:space="preserve">at a person's apartment </w:t>
      </w:r>
      <w:r w:rsidR="000C5ECD">
        <w:t xml:space="preserve">on </w:t>
      </w:r>
      <w:r w:rsidR="00D436C5">
        <w:t>Tuesda</w:t>
      </w:r>
      <w:r w:rsidR="0078074F">
        <w:t xml:space="preserve">y OR Thursday 7pm or 8pm </w:t>
      </w:r>
      <w:r w:rsidR="0025333F">
        <w:t>Potentially Sundays during Steelers games</w:t>
      </w:r>
    </w:p>
    <w:p w14:paraId="07405543" w14:textId="77777777" w:rsidR="00D944D4" w:rsidRDefault="00FA5D07">
      <w:pPr>
        <w:pStyle w:val="Heading2"/>
      </w:pPr>
      <w:r>
        <w:lastRenderedPageBreak/>
        <w:t>2. Team Goals</w:t>
      </w:r>
    </w:p>
    <w:p w14:paraId="4A139526" w14:textId="77777777" w:rsidR="00D944D4" w:rsidRDefault="00FA5D07">
      <w:r>
        <w:t>As a team, agree on the main goals you want to accomplish in this capstone. Consider both project outcomes and how you want to work together.</w:t>
      </w:r>
    </w:p>
    <w:p w14:paraId="6C4DBA47" w14:textId="0306676F" w:rsidR="00D944D4" w:rsidRDefault="00FA5D07">
      <w:r>
        <w:t>Our team goals:</w:t>
      </w:r>
      <w:r w:rsidR="00631C50">
        <w:t xml:space="preserve"> Good communication, meet deadlines, </w:t>
      </w:r>
      <w:r w:rsidR="000844E4">
        <w:t xml:space="preserve">divide work evenly among the team, </w:t>
      </w:r>
      <w:r w:rsidR="002F1B10">
        <w:t>maintain good team morale</w:t>
      </w:r>
      <w:r w:rsidR="00C245EF">
        <w:t>.</w:t>
      </w:r>
      <w:r w:rsidR="002F1B10">
        <w:t xml:space="preserve"> </w:t>
      </w:r>
    </w:p>
    <w:p w14:paraId="502DF0A0" w14:textId="77777777" w:rsidR="00D944D4" w:rsidRDefault="00FA5D07">
      <w:pPr>
        <w:pStyle w:val="Heading2"/>
      </w:pPr>
      <w:r>
        <w:t>3. Meetings and Communication</w:t>
      </w:r>
    </w:p>
    <w:p w14:paraId="0D74F7AE" w14:textId="77777777" w:rsidR="00D944D4" w:rsidRDefault="00FA5D07">
      <w:r>
        <w:t>Agree on how the team will stay connected and make decisions.</w:t>
      </w:r>
    </w:p>
    <w:tbl>
      <w:tblPr>
        <w:tblStyle w:val="TableGrid"/>
        <w:tblW w:w="0" w:type="auto"/>
        <w:jc w:val="center"/>
        <w:tblLook w:val="04A0" w:firstRow="1" w:lastRow="0" w:firstColumn="1" w:lastColumn="0" w:noHBand="0" w:noVBand="1"/>
      </w:tblPr>
      <w:tblGrid>
        <w:gridCol w:w="5035"/>
        <w:gridCol w:w="5035"/>
      </w:tblGrid>
      <w:tr w:rsidR="00D944D4" w14:paraId="4040E62C" w14:textId="77777777">
        <w:trPr>
          <w:jc w:val="center"/>
        </w:trPr>
        <w:tc>
          <w:tcPr>
            <w:tcW w:w="5040" w:type="dxa"/>
            <w:shd w:val="clear" w:color="auto" w:fill="1F4E79"/>
            <w:tcMar>
              <w:top w:w="80" w:type="dxa"/>
              <w:left w:w="90" w:type="dxa"/>
              <w:bottom w:w="80" w:type="dxa"/>
              <w:right w:w="90" w:type="dxa"/>
            </w:tcMar>
            <w:vAlign w:val="center"/>
          </w:tcPr>
          <w:p w14:paraId="5B4E819C" w14:textId="77777777" w:rsidR="00D944D4" w:rsidRDefault="00FA5D07">
            <w:r>
              <w:rPr>
                <w:b/>
                <w:color w:val="FFFFFF"/>
              </w:rPr>
              <w:t>Team decision</w:t>
            </w:r>
          </w:p>
        </w:tc>
        <w:tc>
          <w:tcPr>
            <w:tcW w:w="5040" w:type="dxa"/>
            <w:shd w:val="clear" w:color="auto" w:fill="1F4E79"/>
            <w:tcMar>
              <w:top w:w="80" w:type="dxa"/>
              <w:left w:w="90" w:type="dxa"/>
              <w:bottom w:w="80" w:type="dxa"/>
              <w:right w:w="90" w:type="dxa"/>
            </w:tcMar>
            <w:vAlign w:val="center"/>
          </w:tcPr>
          <w:p w14:paraId="6DCF2EBC" w14:textId="77777777" w:rsidR="00D944D4" w:rsidRDefault="00FA5D07">
            <w:r>
              <w:rPr>
                <w:b/>
                <w:color w:val="FFFFFF"/>
              </w:rPr>
              <w:t>Our agreement</w:t>
            </w:r>
          </w:p>
        </w:tc>
      </w:tr>
      <w:tr w:rsidR="00D944D4" w14:paraId="1981020A" w14:textId="77777777">
        <w:trPr>
          <w:jc w:val="center"/>
        </w:trPr>
        <w:tc>
          <w:tcPr>
            <w:tcW w:w="5040" w:type="dxa"/>
            <w:tcMar>
              <w:top w:w="80" w:type="dxa"/>
              <w:left w:w="90" w:type="dxa"/>
              <w:bottom w:w="80" w:type="dxa"/>
              <w:right w:w="90" w:type="dxa"/>
            </w:tcMar>
            <w:vAlign w:val="center"/>
          </w:tcPr>
          <w:p w14:paraId="14CAF3D6" w14:textId="77777777" w:rsidR="00D944D4" w:rsidRDefault="00FA5D07">
            <w:r>
              <w:t>Regular meeting day/time and frequency</w:t>
            </w:r>
          </w:p>
        </w:tc>
        <w:tc>
          <w:tcPr>
            <w:tcW w:w="5040" w:type="dxa"/>
            <w:tcMar>
              <w:top w:w="80" w:type="dxa"/>
              <w:left w:w="90" w:type="dxa"/>
              <w:bottom w:w="80" w:type="dxa"/>
              <w:right w:w="90" w:type="dxa"/>
            </w:tcMar>
            <w:vAlign w:val="center"/>
          </w:tcPr>
          <w:p w14:paraId="48F92804" w14:textId="21DD6BB3" w:rsidR="00D944D4" w:rsidRDefault="00386615">
            <w:r>
              <w:t>Tues</w:t>
            </w:r>
            <w:r w:rsidR="00902B76">
              <w:t>day / Thursdays 7</w:t>
            </w:r>
            <w:r w:rsidR="00D2351D">
              <w:t xml:space="preserve"> </w:t>
            </w:r>
            <w:r w:rsidR="5DE88BB7">
              <w:t>–</w:t>
            </w:r>
            <w:r w:rsidR="00902B76">
              <w:t xml:space="preserve"> </w:t>
            </w:r>
            <w:r w:rsidR="5DE88BB7">
              <w:t>8/9</w:t>
            </w:r>
          </w:p>
        </w:tc>
      </w:tr>
      <w:tr w:rsidR="00D944D4" w14:paraId="65A9EE50" w14:textId="77777777">
        <w:trPr>
          <w:jc w:val="center"/>
        </w:trPr>
        <w:tc>
          <w:tcPr>
            <w:tcW w:w="5040" w:type="dxa"/>
            <w:tcMar>
              <w:top w:w="80" w:type="dxa"/>
              <w:left w:w="90" w:type="dxa"/>
              <w:bottom w:w="80" w:type="dxa"/>
              <w:right w:w="90" w:type="dxa"/>
            </w:tcMar>
            <w:vAlign w:val="center"/>
          </w:tcPr>
          <w:p w14:paraId="0537F248" w14:textId="77777777" w:rsidR="00D944D4" w:rsidRDefault="00FA5D07">
            <w:r>
              <w:t>Meeting format (online, in person, etc.)</w:t>
            </w:r>
          </w:p>
        </w:tc>
        <w:tc>
          <w:tcPr>
            <w:tcW w:w="5040" w:type="dxa"/>
            <w:tcMar>
              <w:top w:w="80" w:type="dxa"/>
              <w:left w:w="90" w:type="dxa"/>
              <w:bottom w:w="80" w:type="dxa"/>
              <w:right w:w="90" w:type="dxa"/>
            </w:tcMar>
            <w:vAlign w:val="center"/>
          </w:tcPr>
          <w:p w14:paraId="4E5673EB" w14:textId="716B1C46" w:rsidR="00D944D4" w:rsidRDefault="00F559F9">
            <w:r>
              <w:t>Hybrid</w:t>
            </w:r>
          </w:p>
        </w:tc>
      </w:tr>
      <w:tr w:rsidR="00D944D4" w14:paraId="0CDB1079" w14:textId="77777777">
        <w:trPr>
          <w:jc w:val="center"/>
        </w:trPr>
        <w:tc>
          <w:tcPr>
            <w:tcW w:w="5040" w:type="dxa"/>
            <w:tcMar>
              <w:top w:w="80" w:type="dxa"/>
              <w:left w:w="90" w:type="dxa"/>
              <w:bottom w:w="80" w:type="dxa"/>
              <w:right w:w="90" w:type="dxa"/>
            </w:tcMar>
            <w:vAlign w:val="center"/>
          </w:tcPr>
          <w:p w14:paraId="43285B23" w14:textId="77777777" w:rsidR="00D944D4" w:rsidRDefault="00FA5D07">
            <w:r>
              <w:t>Primary communication channel(s)</w:t>
            </w:r>
          </w:p>
        </w:tc>
        <w:tc>
          <w:tcPr>
            <w:tcW w:w="5040" w:type="dxa"/>
            <w:tcMar>
              <w:top w:w="80" w:type="dxa"/>
              <w:left w:w="90" w:type="dxa"/>
              <w:bottom w:w="80" w:type="dxa"/>
              <w:right w:w="90" w:type="dxa"/>
            </w:tcMar>
            <w:vAlign w:val="center"/>
          </w:tcPr>
          <w:p w14:paraId="7E3D3304" w14:textId="4706B5ED" w:rsidR="00D944D4" w:rsidRPr="00A5577C" w:rsidRDefault="00A5577C">
            <w:pPr>
              <w:rPr>
                <w:i/>
                <w:iCs/>
              </w:rPr>
            </w:pPr>
            <w:r>
              <w:t>Teams / In-Person</w:t>
            </w:r>
          </w:p>
        </w:tc>
      </w:tr>
      <w:tr w:rsidR="00D944D4" w14:paraId="3852DCFA" w14:textId="77777777">
        <w:trPr>
          <w:jc w:val="center"/>
        </w:trPr>
        <w:tc>
          <w:tcPr>
            <w:tcW w:w="5040" w:type="dxa"/>
            <w:tcMar>
              <w:top w:w="80" w:type="dxa"/>
              <w:left w:w="90" w:type="dxa"/>
              <w:bottom w:w="80" w:type="dxa"/>
              <w:right w:w="90" w:type="dxa"/>
            </w:tcMar>
            <w:vAlign w:val="center"/>
          </w:tcPr>
          <w:p w14:paraId="4B13BAB6" w14:textId="77777777" w:rsidR="00D944D4" w:rsidRDefault="00FA5D07">
            <w:r>
              <w:t>Expected response time for team messages</w:t>
            </w:r>
          </w:p>
        </w:tc>
        <w:tc>
          <w:tcPr>
            <w:tcW w:w="5040" w:type="dxa"/>
            <w:tcMar>
              <w:top w:w="80" w:type="dxa"/>
              <w:left w:w="90" w:type="dxa"/>
              <w:bottom w:w="80" w:type="dxa"/>
              <w:right w:w="90" w:type="dxa"/>
            </w:tcMar>
            <w:vAlign w:val="center"/>
          </w:tcPr>
          <w:p w14:paraId="4EEEC044" w14:textId="56F595C2" w:rsidR="00D944D4" w:rsidRDefault="000C4698">
            <w:r>
              <w:t xml:space="preserve">Within </w:t>
            </w:r>
            <w:r w:rsidR="00107D0E">
              <w:t xml:space="preserve">1 or 2 hours within </w:t>
            </w:r>
            <w:r w:rsidR="00FB5C7A">
              <w:t>sending</w:t>
            </w:r>
          </w:p>
        </w:tc>
      </w:tr>
      <w:tr w:rsidR="00D944D4" w14:paraId="3DEDDA32" w14:textId="77777777">
        <w:trPr>
          <w:jc w:val="center"/>
        </w:trPr>
        <w:tc>
          <w:tcPr>
            <w:tcW w:w="5040" w:type="dxa"/>
            <w:tcMar>
              <w:top w:w="80" w:type="dxa"/>
              <w:left w:w="90" w:type="dxa"/>
              <w:bottom w:w="80" w:type="dxa"/>
              <w:right w:w="90" w:type="dxa"/>
            </w:tcMar>
            <w:vAlign w:val="center"/>
          </w:tcPr>
          <w:p w14:paraId="5DF4285A" w14:textId="77777777" w:rsidR="00D944D4" w:rsidRDefault="00FA5D07">
            <w:r>
              <w:t>How absences or schedule conflicts will be communicated</w:t>
            </w:r>
          </w:p>
        </w:tc>
        <w:tc>
          <w:tcPr>
            <w:tcW w:w="5040" w:type="dxa"/>
            <w:tcMar>
              <w:top w:w="80" w:type="dxa"/>
              <w:left w:w="90" w:type="dxa"/>
              <w:bottom w:w="80" w:type="dxa"/>
              <w:right w:w="90" w:type="dxa"/>
            </w:tcMar>
            <w:vAlign w:val="center"/>
          </w:tcPr>
          <w:p w14:paraId="7ABCF41C" w14:textId="6C20FB7E" w:rsidR="00D944D4" w:rsidRDefault="00611FA3">
            <w:r>
              <w:t xml:space="preserve">Text messages </w:t>
            </w:r>
          </w:p>
        </w:tc>
      </w:tr>
      <w:tr w:rsidR="00D944D4" w14:paraId="112E399A" w14:textId="77777777">
        <w:trPr>
          <w:jc w:val="center"/>
        </w:trPr>
        <w:tc>
          <w:tcPr>
            <w:tcW w:w="5040" w:type="dxa"/>
            <w:tcMar>
              <w:top w:w="80" w:type="dxa"/>
              <w:left w:w="90" w:type="dxa"/>
              <w:bottom w:w="80" w:type="dxa"/>
              <w:right w:w="90" w:type="dxa"/>
            </w:tcMar>
            <w:vAlign w:val="center"/>
          </w:tcPr>
          <w:p w14:paraId="68D88C19" w14:textId="77777777" w:rsidR="00D944D4" w:rsidRDefault="00FA5D07">
            <w:r>
              <w:t>How important team decisions will be recorded</w:t>
            </w:r>
          </w:p>
        </w:tc>
        <w:tc>
          <w:tcPr>
            <w:tcW w:w="5040" w:type="dxa"/>
            <w:tcMar>
              <w:top w:w="80" w:type="dxa"/>
              <w:left w:w="90" w:type="dxa"/>
              <w:bottom w:w="80" w:type="dxa"/>
              <w:right w:w="90" w:type="dxa"/>
            </w:tcMar>
            <w:vAlign w:val="center"/>
          </w:tcPr>
          <w:p w14:paraId="5683966A" w14:textId="6115D049" w:rsidR="00D944D4" w:rsidRDefault="31F513B0">
            <w:r>
              <w:t>Shared document</w:t>
            </w:r>
          </w:p>
        </w:tc>
      </w:tr>
    </w:tbl>
    <w:p w14:paraId="35647B4C" w14:textId="77777777" w:rsidR="00D944D4" w:rsidRDefault="00FA5D07">
      <w:pPr>
        <w:pStyle w:val="Heading2"/>
      </w:pPr>
      <w:r>
        <w:t>4. Managing Project Work</w:t>
      </w:r>
    </w:p>
    <w:p w14:paraId="6ADAEED8" w14:textId="77777777" w:rsidR="00D944D4" w:rsidRDefault="00FA5D07">
      <w:r>
        <w:t>Agree on how the team will assign, track, review, and complete project work.</w:t>
      </w:r>
    </w:p>
    <w:tbl>
      <w:tblPr>
        <w:tblStyle w:val="TableGrid"/>
        <w:tblW w:w="0" w:type="auto"/>
        <w:jc w:val="center"/>
        <w:tblLook w:val="04A0" w:firstRow="1" w:lastRow="0" w:firstColumn="1" w:lastColumn="0" w:noHBand="0" w:noVBand="1"/>
      </w:tblPr>
      <w:tblGrid>
        <w:gridCol w:w="5035"/>
        <w:gridCol w:w="5035"/>
      </w:tblGrid>
      <w:tr w:rsidR="00D944D4" w14:paraId="25867827" w14:textId="77777777">
        <w:trPr>
          <w:jc w:val="center"/>
        </w:trPr>
        <w:tc>
          <w:tcPr>
            <w:tcW w:w="5040" w:type="dxa"/>
            <w:shd w:val="clear" w:color="auto" w:fill="1F4E79"/>
            <w:tcMar>
              <w:top w:w="80" w:type="dxa"/>
              <w:left w:w="90" w:type="dxa"/>
              <w:bottom w:w="80" w:type="dxa"/>
              <w:right w:w="90" w:type="dxa"/>
            </w:tcMar>
          </w:tcPr>
          <w:p w14:paraId="6C09C54F" w14:textId="77777777" w:rsidR="00D944D4" w:rsidRDefault="00FA5D07">
            <w:r>
              <w:rPr>
                <w:b/>
                <w:color w:val="FFFFFF"/>
              </w:rPr>
              <w:t>Team decision</w:t>
            </w:r>
          </w:p>
        </w:tc>
        <w:tc>
          <w:tcPr>
            <w:tcW w:w="5040" w:type="dxa"/>
            <w:shd w:val="clear" w:color="auto" w:fill="1F4E79"/>
            <w:tcMar>
              <w:top w:w="80" w:type="dxa"/>
              <w:left w:w="90" w:type="dxa"/>
              <w:bottom w:w="80" w:type="dxa"/>
              <w:right w:w="90" w:type="dxa"/>
            </w:tcMar>
          </w:tcPr>
          <w:p w14:paraId="4DE356D1" w14:textId="77777777" w:rsidR="00D944D4" w:rsidRDefault="00FA5D07">
            <w:r>
              <w:rPr>
                <w:b/>
                <w:color w:val="FFFFFF"/>
              </w:rPr>
              <w:t>Our agreement</w:t>
            </w:r>
          </w:p>
        </w:tc>
      </w:tr>
      <w:tr w:rsidR="00D944D4" w14:paraId="6A36935B" w14:textId="77777777">
        <w:trPr>
          <w:jc w:val="center"/>
        </w:trPr>
        <w:tc>
          <w:tcPr>
            <w:tcW w:w="5040" w:type="dxa"/>
            <w:tcMar>
              <w:top w:w="80" w:type="dxa"/>
              <w:left w:w="90" w:type="dxa"/>
              <w:bottom w:w="80" w:type="dxa"/>
              <w:right w:w="90" w:type="dxa"/>
            </w:tcMar>
          </w:tcPr>
          <w:p w14:paraId="32BC3D0C" w14:textId="77777777" w:rsidR="00D944D4" w:rsidRDefault="00FA5D07">
            <w:r>
              <w:t>Project management / task tracking tool</w:t>
            </w:r>
          </w:p>
        </w:tc>
        <w:tc>
          <w:tcPr>
            <w:tcW w:w="5040" w:type="dxa"/>
            <w:tcMar>
              <w:top w:w="80" w:type="dxa"/>
              <w:left w:w="90" w:type="dxa"/>
              <w:bottom w:w="80" w:type="dxa"/>
              <w:right w:w="90" w:type="dxa"/>
            </w:tcMar>
          </w:tcPr>
          <w:p w14:paraId="7A7EB6C5" w14:textId="676C84B3" w:rsidR="00D944D4" w:rsidRDefault="446A3879">
            <w:r>
              <w:t>Microsoft Calendar</w:t>
            </w:r>
            <w:r w:rsidR="226C1B00">
              <w:t>/Asana</w:t>
            </w:r>
          </w:p>
        </w:tc>
      </w:tr>
      <w:tr w:rsidR="00D944D4" w14:paraId="7E46BA0A" w14:textId="77777777">
        <w:trPr>
          <w:jc w:val="center"/>
        </w:trPr>
        <w:tc>
          <w:tcPr>
            <w:tcW w:w="5040" w:type="dxa"/>
            <w:tcMar>
              <w:top w:w="80" w:type="dxa"/>
              <w:left w:w="90" w:type="dxa"/>
              <w:bottom w:w="80" w:type="dxa"/>
              <w:right w:w="90" w:type="dxa"/>
            </w:tcMar>
          </w:tcPr>
          <w:p w14:paraId="4AC00A8F" w14:textId="77777777" w:rsidR="00D944D4" w:rsidRDefault="00FA5D07">
            <w:r>
              <w:t>Repository and shared document location</w:t>
            </w:r>
          </w:p>
        </w:tc>
        <w:tc>
          <w:tcPr>
            <w:tcW w:w="5040" w:type="dxa"/>
            <w:tcMar>
              <w:top w:w="80" w:type="dxa"/>
              <w:left w:w="90" w:type="dxa"/>
              <w:bottom w:w="80" w:type="dxa"/>
              <w:right w:w="90" w:type="dxa"/>
            </w:tcMar>
          </w:tcPr>
          <w:p w14:paraId="4461FD7F" w14:textId="3ABC63C7" w:rsidR="00D944D4" w:rsidRDefault="74616ABE">
            <w:r>
              <w:t>Teams/</w:t>
            </w:r>
            <w:proofErr w:type="spellStart"/>
            <w:r>
              <w:t>Github</w:t>
            </w:r>
            <w:proofErr w:type="spellEnd"/>
          </w:p>
        </w:tc>
      </w:tr>
      <w:tr w:rsidR="00D944D4" w14:paraId="36D1B4BC" w14:textId="77777777">
        <w:trPr>
          <w:jc w:val="center"/>
        </w:trPr>
        <w:tc>
          <w:tcPr>
            <w:tcW w:w="5040" w:type="dxa"/>
            <w:tcMar>
              <w:top w:w="80" w:type="dxa"/>
              <w:left w:w="90" w:type="dxa"/>
              <w:bottom w:w="80" w:type="dxa"/>
              <w:right w:w="90" w:type="dxa"/>
            </w:tcMar>
          </w:tcPr>
          <w:p w14:paraId="7A5C07B7" w14:textId="77777777" w:rsidR="00D944D4" w:rsidRDefault="00FA5D07">
            <w:r>
              <w:t>How tasks will be assigned and given owners</w:t>
            </w:r>
          </w:p>
        </w:tc>
        <w:tc>
          <w:tcPr>
            <w:tcW w:w="5040" w:type="dxa"/>
            <w:tcMar>
              <w:top w:w="80" w:type="dxa"/>
              <w:left w:w="90" w:type="dxa"/>
              <w:bottom w:w="80" w:type="dxa"/>
              <w:right w:w="90" w:type="dxa"/>
            </w:tcMar>
          </w:tcPr>
          <w:p w14:paraId="37A101E0" w14:textId="5747169C" w:rsidR="00D944D4" w:rsidRDefault="75A92A46">
            <w:r>
              <w:t>Asana/In-person discussion</w:t>
            </w:r>
          </w:p>
        </w:tc>
      </w:tr>
      <w:tr w:rsidR="00D944D4" w14:paraId="0C84A7F5" w14:textId="77777777">
        <w:trPr>
          <w:jc w:val="center"/>
        </w:trPr>
        <w:tc>
          <w:tcPr>
            <w:tcW w:w="5040" w:type="dxa"/>
            <w:tcMar>
              <w:top w:w="80" w:type="dxa"/>
              <w:left w:w="90" w:type="dxa"/>
              <w:bottom w:w="80" w:type="dxa"/>
              <w:right w:w="90" w:type="dxa"/>
            </w:tcMar>
          </w:tcPr>
          <w:p w14:paraId="260F5947" w14:textId="77777777" w:rsidR="00D944D4" w:rsidRDefault="00FA5D07">
            <w:r>
              <w:t>How team deadlines will be established</w:t>
            </w:r>
          </w:p>
        </w:tc>
        <w:tc>
          <w:tcPr>
            <w:tcW w:w="5040" w:type="dxa"/>
            <w:tcMar>
              <w:top w:w="80" w:type="dxa"/>
              <w:left w:w="90" w:type="dxa"/>
              <w:bottom w:w="80" w:type="dxa"/>
              <w:right w:w="90" w:type="dxa"/>
            </w:tcMar>
          </w:tcPr>
          <w:p w14:paraId="35E0CF7C" w14:textId="575FB839" w:rsidR="00D944D4" w:rsidRDefault="0A3B4EE9">
            <w:r>
              <w:t>Asana/In-person discussion</w:t>
            </w:r>
          </w:p>
        </w:tc>
      </w:tr>
      <w:tr w:rsidR="00D944D4" w14:paraId="507C1D75" w14:textId="77777777">
        <w:trPr>
          <w:jc w:val="center"/>
        </w:trPr>
        <w:tc>
          <w:tcPr>
            <w:tcW w:w="5040" w:type="dxa"/>
            <w:tcMar>
              <w:top w:w="80" w:type="dxa"/>
              <w:left w:w="90" w:type="dxa"/>
              <w:bottom w:w="80" w:type="dxa"/>
              <w:right w:w="90" w:type="dxa"/>
            </w:tcMar>
          </w:tcPr>
          <w:p w14:paraId="582C28A9" w14:textId="77777777" w:rsidR="00D944D4" w:rsidRDefault="00FA5D07">
            <w:r>
              <w:t>How blockers or delays will be reported</w:t>
            </w:r>
          </w:p>
        </w:tc>
        <w:tc>
          <w:tcPr>
            <w:tcW w:w="5040" w:type="dxa"/>
            <w:tcMar>
              <w:top w:w="80" w:type="dxa"/>
              <w:left w:w="90" w:type="dxa"/>
              <w:bottom w:w="80" w:type="dxa"/>
              <w:right w:w="90" w:type="dxa"/>
            </w:tcMar>
          </w:tcPr>
          <w:p w14:paraId="3120C040" w14:textId="4E225A94" w:rsidR="00D944D4" w:rsidRDefault="000A7EAD">
            <w:r>
              <w:t xml:space="preserve">Teams / </w:t>
            </w:r>
            <w:proofErr w:type="spellStart"/>
            <w:r>
              <w:t>Github</w:t>
            </w:r>
            <w:proofErr w:type="spellEnd"/>
          </w:p>
        </w:tc>
      </w:tr>
      <w:tr w:rsidR="00D944D4" w14:paraId="18CF13ED" w14:textId="77777777">
        <w:trPr>
          <w:jc w:val="center"/>
        </w:trPr>
        <w:tc>
          <w:tcPr>
            <w:tcW w:w="5040" w:type="dxa"/>
            <w:tcMar>
              <w:top w:w="80" w:type="dxa"/>
              <w:left w:w="90" w:type="dxa"/>
              <w:bottom w:w="80" w:type="dxa"/>
              <w:right w:w="90" w:type="dxa"/>
            </w:tcMar>
          </w:tcPr>
          <w:p w14:paraId="4482F2E9" w14:textId="77777777" w:rsidR="00D944D4" w:rsidRDefault="00FA5D07">
            <w:r>
              <w:t>How work will be reviewed before it is submitted</w:t>
            </w:r>
          </w:p>
        </w:tc>
        <w:tc>
          <w:tcPr>
            <w:tcW w:w="5040" w:type="dxa"/>
            <w:tcMar>
              <w:top w:w="80" w:type="dxa"/>
              <w:left w:w="90" w:type="dxa"/>
              <w:bottom w:w="80" w:type="dxa"/>
              <w:right w:w="90" w:type="dxa"/>
            </w:tcMar>
          </w:tcPr>
          <w:p w14:paraId="6EADB393" w14:textId="01F2DBDD" w:rsidR="00D944D4" w:rsidRDefault="008F51CE">
            <w:proofErr w:type="spellStart"/>
            <w:r>
              <w:t>Github</w:t>
            </w:r>
            <w:proofErr w:type="spellEnd"/>
            <w:r w:rsidR="00D33208">
              <w:t xml:space="preserve"> version control </w:t>
            </w:r>
          </w:p>
        </w:tc>
      </w:tr>
      <w:tr w:rsidR="00D944D4" w14:paraId="2A19AECF" w14:textId="77777777">
        <w:trPr>
          <w:jc w:val="center"/>
        </w:trPr>
        <w:tc>
          <w:tcPr>
            <w:tcW w:w="5040" w:type="dxa"/>
            <w:tcMar>
              <w:top w:w="80" w:type="dxa"/>
              <w:left w:w="90" w:type="dxa"/>
              <w:bottom w:w="80" w:type="dxa"/>
              <w:right w:w="90" w:type="dxa"/>
            </w:tcMar>
          </w:tcPr>
          <w:p w14:paraId="5B3C38F2" w14:textId="77777777" w:rsidR="00D944D4" w:rsidRDefault="00FA5D07">
            <w:r>
              <w:t>How meeting roles (facilitator, note taker, etc.) will be handled</w:t>
            </w:r>
          </w:p>
        </w:tc>
        <w:tc>
          <w:tcPr>
            <w:tcW w:w="5040" w:type="dxa"/>
            <w:tcMar>
              <w:top w:w="80" w:type="dxa"/>
              <w:left w:w="90" w:type="dxa"/>
              <w:bottom w:w="80" w:type="dxa"/>
              <w:right w:w="90" w:type="dxa"/>
            </w:tcMar>
          </w:tcPr>
          <w:p w14:paraId="3061918E" w14:textId="0A2237DC" w:rsidR="00D944D4" w:rsidRDefault="4E8C3E31">
            <w:r>
              <w:t>Asana/In-person discussion</w:t>
            </w:r>
          </w:p>
        </w:tc>
      </w:tr>
    </w:tbl>
    <w:p w14:paraId="3653F3D9" w14:textId="77777777" w:rsidR="00D944D4" w:rsidRDefault="00FA5D07">
      <w:pPr>
        <w:pStyle w:val="Heading2"/>
      </w:pPr>
      <w:r>
        <w:t xml:space="preserve">5. What We Expect </w:t>
      </w:r>
      <w:proofErr w:type="gramStart"/>
      <w:r>
        <w:t>From</w:t>
      </w:r>
      <w:proofErr w:type="gramEnd"/>
      <w:r>
        <w:t xml:space="preserve"> One Another</w:t>
      </w:r>
    </w:p>
    <w:p w14:paraId="4DBE8B98" w14:textId="77777777" w:rsidR="00D944D4" w:rsidRDefault="00FA5D07">
      <w:r>
        <w:t>Discuss and agree on what each expectation means for your team:</w:t>
      </w:r>
    </w:p>
    <w:p w14:paraId="21FE362A" w14:textId="77777777" w:rsidR="00D944D4" w:rsidRDefault="00FA5D07">
      <w:pPr>
        <w:pStyle w:val="ListBullet"/>
        <w:spacing w:after="40"/>
      </w:pPr>
      <w:r>
        <w:t>Meeting attendance and preparation</w:t>
      </w:r>
    </w:p>
    <w:p w14:paraId="3070AAF9" w14:textId="77777777" w:rsidR="00D944D4" w:rsidRDefault="00FA5D07">
      <w:pPr>
        <w:pStyle w:val="ListBullet"/>
        <w:spacing w:after="40"/>
      </w:pPr>
      <w:r>
        <w:t>Reliable completion of assigned work</w:t>
      </w:r>
    </w:p>
    <w:p w14:paraId="6D5BD165" w14:textId="77777777" w:rsidR="00D944D4" w:rsidRDefault="00FA5D07">
      <w:pPr>
        <w:pStyle w:val="ListBullet"/>
        <w:spacing w:after="40"/>
      </w:pPr>
      <w:r>
        <w:t>Timely and professional communication</w:t>
      </w:r>
    </w:p>
    <w:p w14:paraId="767CFFB5" w14:textId="77777777" w:rsidR="00D944D4" w:rsidRDefault="00FA5D07">
      <w:pPr>
        <w:pStyle w:val="ListBullet"/>
        <w:spacing w:after="40"/>
      </w:pPr>
      <w:r>
        <w:t>Active participation in team discussions and decisions</w:t>
      </w:r>
    </w:p>
    <w:p w14:paraId="346AB1E0" w14:textId="77777777" w:rsidR="00D944D4" w:rsidRDefault="00FA5D07">
      <w:pPr>
        <w:pStyle w:val="ListBullet"/>
        <w:spacing w:after="40"/>
      </w:pPr>
      <w:r>
        <w:lastRenderedPageBreak/>
        <w:t>Quality and completeness of work</w:t>
      </w:r>
    </w:p>
    <w:p w14:paraId="7C36A03C" w14:textId="77777777" w:rsidR="00D944D4" w:rsidRDefault="00FA5D07">
      <w:pPr>
        <w:pStyle w:val="ListBullet"/>
        <w:spacing w:after="40"/>
      </w:pPr>
      <w:r>
        <w:t>Respectful listening, feedback, and disagreement</w:t>
      </w:r>
    </w:p>
    <w:p w14:paraId="56AE1109" w14:textId="2B74E6AB" w:rsidR="00D944D4" w:rsidRDefault="00FA5D07">
      <w:pPr>
        <w:pStyle w:val="ListBullet"/>
        <w:spacing w:after="40"/>
      </w:pPr>
      <w:r>
        <w:t>Willingness to ask for help and identify problems early</w:t>
      </w:r>
    </w:p>
    <w:p w14:paraId="6ED06E31" w14:textId="1FA2C155" w:rsidR="00D944D4" w:rsidRDefault="00FA5D07">
      <w:r>
        <w:t>Our additional expectations or clarifications:</w:t>
      </w:r>
    </w:p>
    <w:p w14:paraId="4D204B88" w14:textId="449A51E7" w:rsidR="00D944D4" w:rsidRDefault="231E4FB8" w:rsidP="26DD1DFB">
      <w:pPr>
        <w:pStyle w:val="ListParagraph"/>
        <w:numPr>
          <w:ilvl w:val="0"/>
          <w:numId w:val="1"/>
        </w:numPr>
      </w:pPr>
      <w:r>
        <w:t xml:space="preserve">Ask questions when we are confused or unaware of how to proceed with any process. </w:t>
      </w:r>
    </w:p>
    <w:p w14:paraId="6C6C712D" w14:textId="3066FDF9" w:rsidR="48AA56FB" w:rsidRDefault="231E4FB8" w:rsidP="48AA56FB">
      <w:pPr>
        <w:pStyle w:val="ListParagraph"/>
        <w:numPr>
          <w:ilvl w:val="0"/>
          <w:numId w:val="1"/>
        </w:numPr>
      </w:pPr>
      <w:r>
        <w:t xml:space="preserve">Understand each other’s expectations. </w:t>
      </w:r>
    </w:p>
    <w:p w14:paraId="5B4906DC" w14:textId="77777777" w:rsidR="00D944D4" w:rsidRDefault="00FA5D07">
      <w:pPr>
        <w:pStyle w:val="Heading2"/>
      </w:pPr>
      <w:r>
        <w:t>6. How We Will Handle Problems</w:t>
      </w:r>
    </w:p>
    <w:p w14:paraId="1B99017D" w14:textId="77777777" w:rsidR="00D944D4" w:rsidRDefault="00FA5D07">
      <w:r>
        <w:t>This discussion is required. Agree now on what the team will do if a member repeatedly misses deadlines, misses meetings, does not respond, submits incomplete or low-quality work, or does not follow the team's agreed procedures.</w:t>
      </w:r>
    </w:p>
    <w:tbl>
      <w:tblPr>
        <w:tblW w:w="0" w:type="auto"/>
        <w:jc w:val="center"/>
        <w:tblLook w:val="04A0" w:firstRow="1" w:lastRow="0" w:firstColumn="1" w:lastColumn="0" w:noHBand="0" w:noVBand="1"/>
      </w:tblPr>
      <w:tblGrid>
        <w:gridCol w:w="10080"/>
      </w:tblGrid>
      <w:tr w:rsidR="00D944D4" w14:paraId="7F98D776" w14:textId="77777777">
        <w:trPr>
          <w:jc w:val="center"/>
        </w:trPr>
        <w:tc>
          <w:tcPr>
            <w:tcW w:w="10080" w:type="dxa"/>
            <w:shd w:val="clear" w:color="auto" w:fill="EAF2F8"/>
            <w:tcMar>
              <w:top w:w="100" w:type="dxa"/>
              <w:left w:w="120" w:type="dxa"/>
              <w:bottom w:w="100" w:type="dxa"/>
              <w:right w:w="120" w:type="dxa"/>
            </w:tcMar>
          </w:tcPr>
          <w:p w14:paraId="57DACA89" w14:textId="77777777" w:rsidR="00D944D4" w:rsidRDefault="00FA5D07">
            <w:pPr>
              <w:spacing w:after="0"/>
            </w:pPr>
            <w:r>
              <w:rPr>
                <w:b/>
                <w:color w:val="1F4E79"/>
              </w:rPr>
              <w:t>Recommended team problem-solving sequence</w:t>
            </w:r>
            <w:r>
              <w:br/>
              <w:t xml:space="preserve">1. Address the specific problem directly with the team member. 2. Agree on what needs to change and by when. 3. Record the agreed action in team notes </w:t>
            </w:r>
            <w:proofErr w:type="gramStart"/>
            <w:r>
              <w:t>or</w:t>
            </w:r>
            <w:proofErr w:type="gramEnd"/>
            <w:r>
              <w:t xml:space="preserve"> the project board. 4. If the problem continues or cannot be resolved, contact the instructor with the relevant documentation.</w:t>
            </w:r>
          </w:p>
        </w:tc>
      </w:tr>
    </w:tbl>
    <w:p w14:paraId="258EC713" w14:textId="77777777" w:rsidR="00D944D4" w:rsidRDefault="00D944D4">
      <w:pPr>
        <w:spacing w:after="0"/>
      </w:pPr>
    </w:p>
    <w:p w14:paraId="7177EB75" w14:textId="77777777" w:rsidR="00D944D4" w:rsidRDefault="00FA5D07">
      <w:r>
        <w:t>Our team agrees to handle missed commitments or performance problems as follows:</w:t>
      </w:r>
    </w:p>
    <w:p w14:paraId="2090D341" w14:textId="6AE9445C" w:rsidR="00D944D4" w:rsidRDefault="79046F87" w:rsidP="4B3ACE20">
      <w:pPr>
        <w:ind w:firstLine="720"/>
      </w:pPr>
      <w:r>
        <w:t xml:space="preserve">We agree that if a member of the team is not performing/meeting the guidelines we set for ourselves, it is our responsibility to </w:t>
      </w:r>
      <w:r w:rsidR="56BB4863">
        <w:t>talk to that individual as a team. We will restate our expectations and tell them how they need to improve. If</w:t>
      </w:r>
      <w:r w:rsidR="23043423">
        <w:t xml:space="preserve"> the team </w:t>
      </w:r>
      <w:proofErr w:type="gramStart"/>
      <w:r w:rsidR="23043423">
        <w:t>member</w:t>
      </w:r>
      <w:proofErr w:type="gramEnd"/>
      <w:r w:rsidR="23043423">
        <w:t xml:space="preserve"> still does not follow our expectations, we will let them know that </w:t>
      </w:r>
      <w:r w:rsidR="1E42C796">
        <w:t xml:space="preserve">their lack of effort will be made known on any team reviews we will write. Additionally, we will contact Dr. </w:t>
      </w:r>
      <w:r w:rsidR="2CC1E83C">
        <w:t>Robison to update him and see if he has any additional recommendations.</w:t>
      </w:r>
    </w:p>
    <w:p w14:paraId="421400E1" w14:textId="77777777" w:rsidR="00D944D4" w:rsidRDefault="00FA5D07">
      <w:pPr>
        <w:pStyle w:val="Heading2"/>
      </w:pPr>
      <w:r>
        <w:t>7. Conflict and Decision-Making</w:t>
      </w:r>
    </w:p>
    <w:p w14:paraId="14728CC9" w14:textId="77777777" w:rsidR="00D944D4" w:rsidRDefault="00FA5D07">
      <w:r>
        <w:t>Describe how the team will handle disagreements and make decisions when members do not initially agree.</w:t>
      </w:r>
    </w:p>
    <w:p w14:paraId="098FB4B8" w14:textId="2A7F0503" w:rsidR="00D944D4" w:rsidRDefault="11AE46AB">
      <w:r>
        <w:t xml:space="preserve">We believe the best way to handle disagreements is by taking the time to do research on the opposing </w:t>
      </w:r>
      <w:r w:rsidR="3751951F">
        <w:t>sides'</w:t>
      </w:r>
      <w:r>
        <w:t xml:space="preserve"> opinion, then coming back </w:t>
      </w:r>
      <w:r w:rsidR="538A34A4">
        <w:t xml:space="preserve">and discussing how each member feels. If there is still </w:t>
      </w:r>
      <w:proofErr w:type="gramStart"/>
      <w:r w:rsidR="538A34A4">
        <w:t>a disagreement</w:t>
      </w:r>
      <w:proofErr w:type="gramEnd"/>
      <w:r w:rsidR="538A34A4">
        <w:t>, we will find the most efficient method that acts as a compromise</w:t>
      </w:r>
      <w:r w:rsidR="1C9D66F2">
        <w:t>.</w:t>
      </w:r>
    </w:p>
    <w:p w14:paraId="5B5CB102" w14:textId="77777777" w:rsidR="00D944D4" w:rsidRDefault="00FA5D07">
      <w:pPr>
        <w:pStyle w:val="Heading2"/>
      </w:pPr>
      <w:r>
        <w:t>8. Milestones and Team Success</w:t>
      </w:r>
    </w:p>
    <w:p w14:paraId="0DFF75D1" w14:textId="77777777" w:rsidR="00D944D4" w:rsidRDefault="00FA5D07">
      <w:pPr>
        <w:pStyle w:val="ListBullet"/>
        <w:spacing w:after="40"/>
      </w:pPr>
      <w:r>
        <w:t>Confirm that the team has reviewed the key project deliverables and milestones in the LMS.</w:t>
      </w:r>
    </w:p>
    <w:p w14:paraId="1C578F78" w14:textId="77777777" w:rsidR="00D944D4" w:rsidRDefault="00FA5D07">
      <w:pPr>
        <w:pStyle w:val="ListBullet"/>
        <w:spacing w:after="40"/>
      </w:pPr>
      <w:r>
        <w:t>Discuss how the team will recognize or celebrate meaningful milestones or accomplishments.</w:t>
      </w:r>
    </w:p>
    <w:p w14:paraId="6627BF70" w14:textId="77777777" w:rsidR="00D944D4" w:rsidRDefault="00FA5D07">
      <w:r>
        <w:t>How we will recognize major milestones:</w:t>
      </w:r>
    </w:p>
    <w:p w14:paraId="197DBB5B" w14:textId="6BA216B0" w:rsidR="00D944D4" w:rsidRDefault="00FA5D07">
      <w:r>
        <w:t>______________________________________________________________________________________</w:t>
      </w:r>
    </w:p>
    <w:p w14:paraId="546AE7D1" w14:textId="4AD58ED6" w:rsidR="2BBEF40B" w:rsidRDefault="44057742" w:rsidP="2BBEF40B">
      <w:r>
        <w:t>Confirmed</w:t>
      </w:r>
    </w:p>
    <w:p w14:paraId="6EDA3C25" w14:textId="1180A9B4" w:rsidR="00D944D4" w:rsidRDefault="00FA5D07">
      <w:r>
        <w:t>______________________________________________________________________________________</w:t>
      </w:r>
    </w:p>
    <w:p w14:paraId="48B1EFBB" w14:textId="694B980F" w:rsidR="0B475A38" w:rsidRDefault="74747A1B">
      <w:r>
        <w:t xml:space="preserve">We will determine </w:t>
      </w:r>
      <w:r w:rsidR="06619DBB">
        <w:t xml:space="preserve">how we </w:t>
      </w:r>
      <w:r>
        <w:t xml:space="preserve">recognize or celebrate meaningful milestones or achievements by </w:t>
      </w:r>
      <w:r w:rsidR="19DAAC4A">
        <w:t>playing some games when we hang out</w:t>
      </w:r>
      <w:r w:rsidR="6B237D3F">
        <w:t xml:space="preserve"> and praising the work one another does</w:t>
      </w:r>
      <w:r w:rsidR="19DAAC4A">
        <w:t>.</w:t>
      </w:r>
    </w:p>
    <w:p w14:paraId="5AF5665A" w14:textId="728AA921" w:rsidR="11D8D513" w:rsidRDefault="11D8D513"/>
    <w:p w14:paraId="7CA166CF" w14:textId="2791D741" w:rsidR="724C269F" w:rsidRDefault="724C269F"/>
    <w:p w14:paraId="45424570" w14:textId="77777777" w:rsidR="00D944D4" w:rsidRDefault="00FA5D07">
      <w:pPr>
        <w:pStyle w:val="Heading1"/>
      </w:pPr>
      <w:r>
        <w:t>Step 3 – Review and Agree</w:t>
      </w:r>
    </w:p>
    <w:p w14:paraId="1A6EA60B" w14:textId="77777777" w:rsidR="00D944D4" w:rsidRDefault="00FA5D07">
      <w:r>
        <w:t>Before submitting the contract, read the complete document together. Make any final changes needed so that every member understands and agrees to the expectations.</w:t>
      </w:r>
    </w:p>
    <w:p w14:paraId="21E4AAFF" w14:textId="77777777" w:rsidR="00D944D4" w:rsidRDefault="00FA5D07">
      <w:pPr>
        <w:pStyle w:val="Heading2"/>
      </w:pPr>
      <w:r>
        <w:lastRenderedPageBreak/>
        <w:t>Team Acknowledgment</w:t>
      </w:r>
    </w:p>
    <w:p w14:paraId="5C80B88D" w14:textId="77777777" w:rsidR="00D944D4" w:rsidRDefault="00FA5D07">
      <w:r>
        <w:t>By signing below, each team member confirms that they participated in the team contract meeting, contributed to the discussion, and agrees to follow the shared expectations documented in this contract.</w:t>
      </w:r>
    </w:p>
    <w:tbl>
      <w:tblPr>
        <w:tblStyle w:val="TableGrid"/>
        <w:tblW w:w="0" w:type="auto"/>
        <w:jc w:val="center"/>
        <w:tblLook w:val="04A0" w:firstRow="1" w:lastRow="0" w:firstColumn="1" w:lastColumn="0" w:noHBand="0" w:noVBand="1"/>
      </w:tblPr>
      <w:tblGrid>
        <w:gridCol w:w="3357"/>
        <w:gridCol w:w="3357"/>
        <w:gridCol w:w="3356"/>
      </w:tblGrid>
      <w:tr w:rsidR="00D944D4" w14:paraId="010C24C8" w14:textId="77777777">
        <w:trPr>
          <w:jc w:val="center"/>
        </w:trPr>
        <w:tc>
          <w:tcPr>
            <w:tcW w:w="3360" w:type="dxa"/>
            <w:shd w:val="clear" w:color="auto" w:fill="1F4E79"/>
            <w:tcMar>
              <w:top w:w="80" w:type="dxa"/>
              <w:left w:w="90" w:type="dxa"/>
              <w:bottom w:w="80" w:type="dxa"/>
              <w:right w:w="90" w:type="dxa"/>
            </w:tcMar>
          </w:tcPr>
          <w:p w14:paraId="5134D0BD" w14:textId="77777777" w:rsidR="00D944D4" w:rsidRDefault="00FA5D07">
            <w:r>
              <w:rPr>
                <w:b/>
                <w:color w:val="FFFFFF"/>
              </w:rPr>
              <w:t>Team member</w:t>
            </w:r>
          </w:p>
        </w:tc>
        <w:tc>
          <w:tcPr>
            <w:tcW w:w="3360" w:type="dxa"/>
            <w:shd w:val="clear" w:color="auto" w:fill="1F4E79"/>
            <w:tcMar>
              <w:top w:w="80" w:type="dxa"/>
              <w:left w:w="90" w:type="dxa"/>
              <w:bottom w:w="80" w:type="dxa"/>
              <w:right w:w="90" w:type="dxa"/>
            </w:tcMar>
          </w:tcPr>
          <w:p w14:paraId="7238C27E" w14:textId="77777777" w:rsidR="00D944D4" w:rsidRDefault="00FA5D07">
            <w:r>
              <w:rPr>
                <w:b/>
                <w:color w:val="FFFFFF"/>
              </w:rPr>
              <w:t>Signature / typed acknowledgment</w:t>
            </w:r>
          </w:p>
        </w:tc>
        <w:tc>
          <w:tcPr>
            <w:tcW w:w="3360" w:type="dxa"/>
            <w:shd w:val="clear" w:color="auto" w:fill="1F4E79"/>
            <w:tcMar>
              <w:top w:w="80" w:type="dxa"/>
              <w:left w:w="90" w:type="dxa"/>
              <w:bottom w:w="80" w:type="dxa"/>
              <w:right w:w="90" w:type="dxa"/>
            </w:tcMar>
          </w:tcPr>
          <w:p w14:paraId="068A41D4" w14:textId="77777777" w:rsidR="00D944D4" w:rsidRDefault="00FA5D07">
            <w:r>
              <w:rPr>
                <w:b/>
                <w:color w:val="FFFFFF"/>
              </w:rPr>
              <w:t>Date</w:t>
            </w:r>
          </w:p>
        </w:tc>
      </w:tr>
      <w:tr w:rsidR="00D944D4" w14:paraId="607AF820" w14:textId="77777777">
        <w:trPr>
          <w:jc w:val="center"/>
        </w:trPr>
        <w:tc>
          <w:tcPr>
            <w:tcW w:w="3360" w:type="dxa"/>
            <w:tcMar>
              <w:top w:w="80" w:type="dxa"/>
              <w:left w:w="90" w:type="dxa"/>
              <w:bottom w:w="80" w:type="dxa"/>
              <w:right w:w="90" w:type="dxa"/>
            </w:tcMar>
          </w:tcPr>
          <w:p w14:paraId="49EBBA10" w14:textId="79FD70AE" w:rsidR="00D944D4" w:rsidRDefault="5BCA5DB4">
            <w:r>
              <w:t xml:space="preserve">Kasen Killen </w:t>
            </w:r>
          </w:p>
        </w:tc>
        <w:tc>
          <w:tcPr>
            <w:tcW w:w="3360" w:type="dxa"/>
            <w:tcMar>
              <w:top w:w="80" w:type="dxa"/>
              <w:left w:w="90" w:type="dxa"/>
              <w:bottom w:w="80" w:type="dxa"/>
              <w:right w:w="90" w:type="dxa"/>
            </w:tcMar>
          </w:tcPr>
          <w:p w14:paraId="734DD47F" w14:textId="3DBDCFD3" w:rsidR="00D944D4" w:rsidRDefault="5BCA5DB4">
            <w:r>
              <w:t>I acknowledge the terms of the contract above</w:t>
            </w:r>
          </w:p>
        </w:tc>
        <w:tc>
          <w:tcPr>
            <w:tcW w:w="3360" w:type="dxa"/>
            <w:tcMar>
              <w:top w:w="80" w:type="dxa"/>
              <w:left w:w="90" w:type="dxa"/>
              <w:bottom w:w="80" w:type="dxa"/>
              <w:right w:w="90" w:type="dxa"/>
            </w:tcMar>
          </w:tcPr>
          <w:p w14:paraId="0BDE0BE5" w14:textId="18F86F82" w:rsidR="00D944D4" w:rsidRDefault="5BCA5DB4">
            <w:r>
              <w:t>9/21/2026</w:t>
            </w:r>
          </w:p>
        </w:tc>
      </w:tr>
      <w:tr w:rsidR="00D944D4" w14:paraId="395A8B7B" w14:textId="77777777">
        <w:trPr>
          <w:jc w:val="center"/>
        </w:trPr>
        <w:tc>
          <w:tcPr>
            <w:tcW w:w="3360" w:type="dxa"/>
            <w:tcMar>
              <w:top w:w="80" w:type="dxa"/>
              <w:left w:w="90" w:type="dxa"/>
              <w:bottom w:w="80" w:type="dxa"/>
              <w:right w:w="90" w:type="dxa"/>
            </w:tcMar>
          </w:tcPr>
          <w:p w14:paraId="688DDCB5" w14:textId="6E467810" w:rsidR="00D944D4" w:rsidRDefault="7A694830">
            <w:r>
              <w:t>Sonny Lang</w:t>
            </w:r>
          </w:p>
        </w:tc>
        <w:tc>
          <w:tcPr>
            <w:tcW w:w="3360" w:type="dxa"/>
            <w:tcMar>
              <w:top w:w="80" w:type="dxa"/>
              <w:left w:w="90" w:type="dxa"/>
              <w:bottom w:w="80" w:type="dxa"/>
              <w:right w:w="90" w:type="dxa"/>
            </w:tcMar>
          </w:tcPr>
          <w:p w14:paraId="2558F9FA" w14:textId="3903370A" w:rsidR="00D944D4" w:rsidRDefault="661B24EB">
            <w:r>
              <w:t>I acknowledge the terms of the contract above</w:t>
            </w:r>
          </w:p>
        </w:tc>
        <w:tc>
          <w:tcPr>
            <w:tcW w:w="3360" w:type="dxa"/>
            <w:tcMar>
              <w:top w:w="80" w:type="dxa"/>
              <w:left w:w="90" w:type="dxa"/>
              <w:bottom w:w="80" w:type="dxa"/>
              <w:right w:w="90" w:type="dxa"/>
            </w:tcMar>
          </w:tcPr>
          <w:p w14:paraId="617AA6B6" w14:textId="66C1353E" w:rsidR="00D944D4" w:rsidRDefault="5F30BB0D">
            <w:r>
              <w:t>9/21/2026</w:t>
            </w:r>
          </w:p>
        </w:tc>
      </w:tr>
      <w:tr w:rsidR="00D944D4" w14:paraId="3A111E1A" w14:textId="77777777">
        <w:trPr>
          <w:jc w:val="center"/>
        </w:trPr>
        <w:tc>
          <w:tcPr>
            <w:tcW w:w="3360" w:type="dxa"/>
            <w:tcMar>
              <w:top w:w="80" w:type="dxa"/>
              <w:left w:w="90" w:type="dxa"/>
              <w:bottom w:w="80" w:type="dxa"/>
              <w:right w:w="90" w:type="dxa"/>
            </w:tcMar>
          </w:tcPr>
          <w:p w14:paraId="61A5AEB8" w14:textId="4B7E09BD" w:rsidR="00D944D4" w:rsidRDefault="7B248395">
            <w:r>
              <w:t>Caden Montgomery</w:t>
            </w:r>
          </w:p>
        </w:tc>
        <w:tc>
          <w:tcPr>
            <w:tcW w:w="3360" w:type="dxa"/>
            <w:tcMar>
              <w:top w:w="80" w:type="dxa"/>
              <w:left w:w="90" w:type="dxa"/>
              <w:bottom w:w="80" w:type="dxa"/>
              <w:right w:w="90" w:type="dxa"/>
            </w:tcMar>
          </w:tcPr>
          <w:p w14:paraId="2C2CBC29" w14:textId="493A1791" w:rsidR="00D944D4" w:rsidRDefault="7B248395">
            <w:r>
              <w:t>I acknowledge the terms of the contract above</w:t>
            </w:r>
          </w:p>
        </w:tc>
        <w:tc>
          <w:tcPr>
            <w:tcW w:w="3360" w:type="dxa"/>
            <w:tcMar>
              <w:top w:w="80" w:type="dxa"/>
              <w:left w:w="90" w:type="dxa"/>
              <w:bottom w:w="80" w:type="dxa"/>
              <w:right w:w="90" w:type="dxa"/>
            </w:tcMar>
          </w:tcPr>
          <w:p w14:paraId="4B3B3946" w14:textId="3D166C4C" w:rsidR="00D944D4" w:rsidRDefault="7B248395">
            <w:r>
              <w:t>9/21/2</w:t>
            </w:r>
            <w:r w:rsidR="5D6A0F24">
              <w:t>026</w:t>
            </w:r>
          </w:p>
        </w:tc>
      </w:tr>
      <w:tr w:rsidR="00D944D4" w14:paraId="30D74FDA" w14:textId="77777777">
        <w:trPr>
          <w:jc w:val="center"/>
        </w:trPr>
        <w:tc>
          <w:tcPr>
            <w:tcW w:w="3360" w:type="dxa"/>
            <w:tcMar>
              <w:top w:w="80" w:type="dxa"/>
              <w:left w:w="90" w:type="dxa"/>
              <w:bottom w:w="80" w:type="dxa"/>
              <w:right w:w="90" w:type="dxa"/>
            </w:tcMar>
          </w:tcPr>
          <w:p w14:paraId="3DBCA5F6" w14:textId="2B3E5276" w:rsidR="00D944D4" w:rsidRDefault="2E0425C8">
            <w:r>
              <w:t>Aiden Sayre</w:t>
            </w:r>
          </w:p>
        </w:tc>
        <w:tc>
          <w:tcPr>
            <w:tcW w:w="3360" w:type="dxa"/>
            <w:tcMar>
              <w:top w:w="80" w:type="dxa"/>
              <w:left w:w="90" w:type="dxa"/>
              <w:bottom w:w="80" w:type="dxa"/>
              <w:right w:w="90" w:type="dxa"/>
            </w:tcMar>
          </w:tcPr>
          <w:p w14:paraId="09379208" w14:textId="2D36D762" w:rsidR="00D944D4" w:rsidRDefault="7CF1D83F">
            <w:r>
              <w:t>I acknowledge the terms of the contract above</w:t>
            </w:r>
          </w:p>
        </w:tc>
        <w:tc>
          <w:tcPr>
            <w:tcW w:w="3360" w:type="dxa"/>
            <w:tcMar>
              <w:top w:w="80" w:type="dxa"/>
              <w:left w:w="90" w:type="dxa"/>
              <w:bottom w:w="80" w:type="dxa"/>
              <w:right w:w="90" w:type="dxa"/>
            </w:tcMar>
          </w:tcPr>
          <w:p w14:paraId="33E9F135" w14:textId="72B04C20" w:rsidR="00D944D4" w:rsidRDefault="7CF1D83F">
            <w:r>
              <w:t>9/21/2026</w:t>
            </w:r>
          </w:p>
        </w:tc>
      </w:tr>
    </w:tbl>
    <w:p w14:paraId="4F1F309E" w14:textId="77777777" w:rsidR="00D944D4" w:rsidRDefault="00FA5D07">
      <w:pPr>
        <w:pStyle w:val="Heading1"/>
      </w:pPr>
      <w:r>
        <w:t>Submission Instructions</w:t>
      </w:r>
    </w:p>
    <w:p w14:paraId="7A98EFBE" w14:textId="77777777" w:rsidR="00D944D4" w:rsidRDefault="00FA5D07">
      <w:pPr>
        <w:pStyle w:val="ListBullet"/>
        <w:spacing w:after="40"/>
      </w:pPr>
      <w:r>
        <w:t>Submit one completed Team Contract for the entire team.</w:t>
      </w:r>
    </w:p>
    <w:p w14:paraId="58323DC3" w14:textId="77777777" w:rsidR="00D944D4" w:rsidRDefault="00FA5D07">
      <w:pPr>
        <w:pStyle w:val="ListBullet"/>
        <w:spacing w:after="40"/>
      </w:pPr>
      <w:r>
        <w:t>Do not submit separate individual contracts or individual answers.</w:t>
      </w:r>
    </w:p>
    <w:p w14:paraId="1A7857DB" w14:textId="59168C38" w:rsidR="00D944D4" w:rsidRDefault="00FA5D07">
      <w:pPr>
        <w:pStyle w:val="ListBullet"/>
        <w:spacing w:after="40"/>
      </w:pPr>
      <w:r>
        <w:t>The submitted contract should reflect the decisions made during the team meeting.</w:t>
      </w:r>
    </w:p>
    <w:p w14:paraId="15CF2342" w14:textId="77777777" w:rsidR="00D944D4" w:rsidRDefault="00FA5D07">
      <w:pPr>
        <w:pStyle w:val="ListBullet"/>
        <w:spacing w:after="40"/>
      </w:pPr>
      <w:r>
        <w:t>All team members should be listed and should acknowledge the final agreement before submission.</w:t>
      </w:r>
    </w:p>
    <w:p w14:paraId="46886561" w14:textId="77777777" w:rsidR="00D944D4" w:rsidRDefault="00FA5D07">
      <w:pPr>
        <w:pStyle w:val="ListBullet"/>
        <w:spacing w:after="40"/>
      </w:pPr>
      <w:r>
        <w:t>Keep a copy in the team's shared project workspace so the team can refer to it later.</w:t>
      </w:r>
    </w:p>
    <w:p w14:paraId="79A6223C" w14:textId="77777777" w:rsidR="00D944D4" w:rsidRDefault="00FA5D07">
      <w:pPr>
        <w:pStyle w:val="ListBullet"/>
        <w:spacing w:after="40"/>
      </w:pPr>
      <w:r>
        <w:t>The team may revise the contract later if all members agree to the change.</w:t>
      </w:r>
    </w:p>
    <w:sectPr w:rsidR="00D944D4" w:rsidSect="00034616">
      <w:head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59F4D" w14:textId="77777777" w:rsidR="006B75AE" w:rsidRDefault="006B75AE">
      <w:pPr>
        <w:spacing w:after="0" w:line="240" w:lineRule="auto"/>
      </w:pPr>
      <w:r>
        <w:separator/>
      </w:r>
    </w:p>
  </w:endnote>
  <w:endnote w:type="continuationSeparator" w:id="0">
    <w:p w14:paraId="3940B48C" w14:textId="77777777" w:rsidR="006B75AE" w:rsidRDefault="006B75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5FE39" w14:textId="77777777" w:rsidR="006B75AE" w:rsidRDefault="006B75AE">
      <w:pPr>
        <w:spacing w:after="0" w:line="240" w:lineRule="auto"/>
      </w:pPr>
      <w:r>
        <w:separator/>
      </w:r>
    </w:p>
  </w:footnote>
  <w:footnote w:type="continuationSeparator" w:id="0">
    <w:p w14:paraId="3EB81965" w14:textId="77777777" w:rsidR="006B75AE" w:rsidRDefault="006B75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E19A6" w14:textId="77777777" w:rsidR="00D944D4" w:rsidRDefault="00FA5D07">
    <w:pPr>
      <w:pStyle w:val="Header"/>
      <w:jc w:val="right"/>
    </w:pPr>
    <w:r>
      <w:rPr>
        <w:color w:val="666666"/>
        <w:sz w:val="17"/>
      </w:rPr>
      <w:t>CMIS 4900 Senior Capstone 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4D6ED910"/>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AD098B4"/>
    <w:multiLevelType w:val="hybridMultilevel"/>
    <w:tmpl w:val="FFFFFFFF"/>
    <w:lvl w:ilvl="0" w:tplc="1B1E92F2">
      <w:start w:val="1"/>
      <w:numFmt w:val="bullet"/>
      <w:lvlText w:val=""/>
      <w:lvlJc w:val="left"/>
      <w:pPr>
        <w:ind w:left="720" w:hanging="360"/>
      </w:pPr>
      <w:rPr>
        <w:rFonts w:ascii="Symbol" w:hAnsi="Symbol" w:hint="default"/>
      </w:rPr>
    </w:lvl>
    <w:lvl w:ilvl="1" w:tplc="DD12BA38">
      <w:start w:val="1"/>
      <w:numFmt w:val="bullet"/>
      <w:lvlText w:val="o"/>
      <w:lvlJc w:val="left"/>
      <w:pPr>
        <w:ind w:left="1440" w:hanging="360"/>
      </w:pPr>
      <w:rPr>
        <w:rFonts w:ascii="Courier New" w:hAnsi="Courier New" w:hint="default"/>
      </w:rPr>
    </w:lvl>
    <w:lvl w:ilvl="2" w:tplc="A2F4E1B8">
      <w:start w:val="1"/>
      <w:numFmt w:val="bullet"/>
      <w:lvlText w:val=""/>
      <w:lvlJc w:val="left"/>
      <w:pPr>
        <w:ind w:left="2160" w:hanging="360"/>
      </w:pPr>
      <w:rPr>
        <w:rFonts w:ascii="Wingdings" w:hAnsi="Wingdings" w:hint="default"/>
      </w:rPr>
    </w:lvl>
    <w:lvl w:ilvl="3" w:tplc="0E5C2DC6">
      <w:start w:val="1"/>
      <w:numFmt w:val="bullet"/>
      <w:lvlText w:val=""/>
      <w:lvlJc w:val="left"/>
      <w:pPr>
        <w:ind w:left="2880" w:hanging="360"/>
      </w:pPr>
      <w:rPr>
        <w:rFonts w:ascii="Symbol" w:hAnsi="Symbol" w:hint="default"/>
      </w:rPr>
    </w:lvl>
    <w:lvl w:ilvl="4" w:tplc="5E94C90E">
      <w:start w:val="1"/>
      <w:numFmt w:val="bullet"/>
      <w:lvlText w:val="o"/>
      <w:lvlJc w:val="left"/>
      <w:pPr>
        <w:ind w:left="3600" w:hanging="360"/>
      </w:pPr>
      <w:rPr>
        <w:rFonts w:ascii="Courier New" w:hAnsi="Courier New" w:hint="default"/>
      </w:rPr>
    </w:lvl>
    <w:lvl w:ilvl="5" w:tplc="A3CA103C">
      <w:start w:val="1"/>
      <w:numFmt w:val="bullet"/>
      <w:lvlText w:val=""/>
      <w:lvlJc w:val="left"/>
      <w:pPr>
        <w:ind w:left="4320" w:hanging="360"/>
      </w:pPr>
      <w:rPr>
        <w:rFonts w:ascii="Wingdings" w:hAnsi="Wingdings" w:hint="default"/>
      </w:rPr>
    </w:lvl>
    <w:lvl w:ilvl="6" w:tplc="1436A8E4">
      <w:start w:val="1"/>
      <w:numFmt w:val="bullet"/>
      <w:lvlText w:val=""/>
      <w:lvlJc w:val="left"/>
      <w:pPr>
        <w:ind w:left="5040" w:hanging="360"/>
      </w:pPr>
      <w:rPr>
        <w:rFonts w:ascii="Symbol" w:hAnsi="Symbol" w:hint="default"/>
      </w:rPr>
    </w:lvl>
    <w:lvl w:ilvl="7" w:tplc="A93C14BA">
      <w:start w:val="1"/>
      <w:numFmt w:val="bullet"/>
      <w:lvlText w:val="o"/>
      <w:lvlJc w:val="left"/>
      <w:pPr>
        <w:ind w:left="5760" w:hanging="360"/>
      </w:pPr>
      <w:rPr>
        <w:rFonts w:ascii="Courier New" w:hAnsi="Courier New" w:hint="default"/>
      </w:rPr>
    </w:lvl>
    <w:lvl w:ilvl="8" w:tplc="82B27614">
      <w:start w:val="1"/>
      <w:numFmt w:val="bullet"/>
      <w:lvlText w:val=""/>
      <w:lvlJc w:val="left"/>
      <w:pPr>
        <w:ind w:left="6480" w:hanging="360"/>
      </w:pPr>
      <w:rPr>
        <w:rFonts w:ascii="Wingdings" w:hAnsi="Wingdings" w:hint="default"/>
      </w:rPr>
    </w:lvl>
  </w:abstractNum>
  <w:num w:numId="1" w16cid:durableId="1001542756">
    <w:abstractNumId w:val="9"/>
  </w:num>
  <w:num w:numId="2" w16cid:durableId="1056319608">
    <w:abstractNumId w:val="5"/>
  </w:num>
  <w:num w:numId="3" w16cid:durableId="1135559044">
    <w:abstractNumId w:val="4"/>
  </w:num>
  <w:num w:numId="4" w16cid:durableId="1178695135">
    <w:abstractNumId w:val="3"/>
  </w:num>
  <w:num w:numId="5" w16cid:durableId="1347176844">
    <w:abstractNumId w:val="2"/>
  </w:num>
  <w:num w:numId="6" w16cid:durableId="1455828809">
    <w:abstractNumId w:val="0"/>
  </w:num>
  <w:num w:numId="7" w16cid:durableId="198595811">
    <w:abstractNumId w:val="7"/>
  </w:num>
  <w:num w:numId="8" w16cid:durableId="375855470">
    <w:abstractNumId w:val="8"/>
  </w:num>
  <w:num w:numId="9" w16cid:durableId="520510708">
    <w:abstractNumId w:val="1"/>
  </w:num>
  <w:num w:numId="10" w16cid:durableId="68474340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6F81"/>
    <w:rsid w:val="00010103"/>
    <w:rsid w:val="00013BCE"/>
    <w:rsid w:val="000149A0"/>
    <w:rsid w:val="000152B6"/>
    <w:rsid w:val="000163B1"/>
    <w:rsid w:val="0002029A"/>
    <w:rsid w:val="00020C4F"/>
    <w:rsid w:val="00021354"/>
    <w:rsid w:val="0002140F"/>
    <w:rsid w:val="00022D2E"/>
    <w:rsid w:val="00024623"/>
    <w:rsid w:val="000250E6"/>
    <w:rsid w:val="00025A2E"/>
    <w:rsid w:val="00026F7D"/>
    <w:rsid w:val="00030957"/>
    <w:rsid w:val="00031434"/>
    <w:rsid w:val="000317AA"/>
    <w:rsid w:val="00032615"/>
    <w:rsid w:val="0003291A"/>
    <w:rsid w:val="00034616"/>
    <w:rsid w:val="000367C6"/>
    <w:rsid w:val="000407E4"/>
    <w:rsid w:val="00042E36"/>
    <w:rsid w:val="000440CD"/>
    <w:rsid w:val="00044BEF"/>
    <w:rsid w:val="00045717"/>
    <w:rsid w:val="00046545"/>
    <w:rsid w:val="000471F6"/>
    <w:rsid w:val="00047369"/>
    <w:rsid w:val="00051094"/>
    <w:rsid w:val="00051358"/>
    <w:rsid w:val="00051F8E"/>
    <w:rsid w:val="00052700"/>
    <w:rsid w:val="000529C9"/>
    <w:rsid w:val="00055620"/>
    <w:rsid w:val="0006063C"/>
    <w:rsid w:val="000619FA"/>
    <w:rsid w:val="0006484E"/>
    <w:rsid w:val="0006529F"/>
    <w:rsid w:val="000664A4"/>
    <w:rsid w:val="000668E6"/>
    <w:rsid w:val="0007069D"/>
    <w:rsid w:val="00072902"/>
    <w:rsid w:val="0007438F"/>
    <w:rsid w:val="000743EC"/>
    <w:rsid w:val="0007507E"/>
    <w:rsid w:val="000754CD"/>
    <w:rsid w:val="00077C90"/>
    <w:rsid w:val="0008305F"/>
    <w:rsid w:val="000840AD"/>
    <w:rsid w:val="000844E4"/>
    <w:rsid w:val="000845E3"/>
    <w:rsid w:val="00084AD1"/>
    <w:rsid w:val="00084ED7"/>
    <w:rsid w:val="00086521"/>
    <w:rsid w:val="00087C2C"/>
    <w:rsid w:val="00087E1F"/>
    <w:rsid w:val="00090770"/>
    <w:rsid w:val="00095984"/>
    <w:rsid w:val="00095A7C"/>
    <w:rsid w:val="00095DFC"/>
    <w:rsid w:val="0009660F"/>
    <w:rsid w:val="00097487"/>
    <w:rsid w:val="00097D81"/>
    <w:rsid w:val="00097DF6"/>
    <w:rsid w:val="00097E10"/>
    <w:rsid w:val="000A2636"/>
    <w:rsid w:val="000A55D5"/>
    <w:rsid w:val="000A5866"/>
    <w:rsid w:val="000A7072"/>
    <w:rsid w:val="000A7153"/>
    <w:rsid w:val="000A7EAD"/>
    <w:rsid w:val="000B085E"/>
    <w:rsid w:val="000B08C9"/>
    <w:rsid w:val="000B0E9E"/>
    <w:rsid w:val="000B452C"/>
    <w:rsid w:val="000B62E8"/>
    <w:rsid w:val="000B66C0"/>
    <w:rsid w:val="000B7B56"/>
    <w:rsid w:val="000B7F3A"/>
    <w:rsid w:val="000C09D8"/>
    <w:rsid w:val="000C11AC"/>
    <w:rsid w:val="000C2581"/>
    <w:rsid w:val="000C28FA"/>
    <w:rsid w:val="000C4698"/>
    <w:rsid w:val="000C55D9"/>
    <w:rsid w:val="000C5ECD"/>
    <w:rsid w:val="000C5F0D"/>
    <w:rsid w:val="000C6858"/>
    <w:rsid w:val="000C7A49"/>
    <w:rsid w:val="000D0AEB"/>
    <w:rsid w:val="000D1DCD"/>
    <w:rsid w:val="000D219F"/>
    <w:rsid w:val="000D2408"/>
    <w:rsid w:val="000D2A01"/>
    <w:rsid w:val="000D31E0"/>
    <w:rsid w:val="000D3F86"/>
    <w:rsid w:val="000D405F"/>
    <w:rsid w:val="000D5CF6"/>
    <w:rsid w:val="000E0593"/>
    <w:rsid w:val="000E07E7"/>
    <w:rsid w:val="000E1648"/>
    <w:rsid w:val="000E34C0"/>
    <w:rsid w:val="000E4C1D"/>
    <w:rsid w:val="000E643C"/>
    <w:rsid w:val="000E6A83"/>
    <w:rsid w:val="000F0612"/>
    <w:rsid w:val="000F09AD"/>
    <w:rsid w:val="000F2071"/>
    <w:rsid w:val="000F41FF"/>
    <w:rsid w:val="000F551F"/>
    <w:rsid w:val="000F5DD2"/>
    <w:rsid w:val="000F6499"/>
    <w:rsid w:val="000F6A81"/>
    <w:rsid w:val="000F6CC8"/>
    <w:rsid w:val="000F7383"/>
    <w:rsid w:val="001004B8"/>
    <w:rsid w:val="00102A85"/>
    <w:rsid w:val="00103D03"/>
    <w:rsid w:val="0010497C"/>
    <w:rsid w:val="00105834"/>
    <w:rsid w:val="00105AD6"/>
    <w:rsid w:val="00106EA3"/>
    <w:rsid w:val="00107D0E"/>
    <w:rsid w:val="00112AAE"/>
    <w:rsid w:val="00112AF1"/>
    <w:rsid w:val="001157A9"/>
    <w:rsid w:val="001161F1"/>
    <w:rsid w:val="001166E8"/>
    <w:rsid w:val="00120C26"/>
    <w:rsid w:val="00121703"/>
    <w:rsid w:val="001219E2"/>
    <w:rsid w:val="0012294C"/>
    <w:rsid w:val="00122AAD"/>
    <w:rsid w:val="00122C2A"/>
    <w:rsid w:val="00123C17"/>
    <w:rsid w:val="001268FF"/>
    <w:rsid w:val="00126ADD"/>
    <w:rsid w:val="00127D84"/>
    <w:rsid w:val="00130512"/>
    <w:rsid w:val="001319F3"/>
    <w:rsid w:val="00134462"/>
    <w:rsid w:val="00135188"/>
    <w:rsid w:val="00135F54"/>
    <w:rsid w:val="001428BA"/>
    <w:rsid w:val="00144A8D"/>
    <w:rsid w:val="00144ECF"/>
    <w:rsid w:val="0014649C"/>
    <w:rsid w:val="0015074B"/>
    <w:rsid w:val="00150784"/>
    <w:rsid w:val="00151B15"/>
    <w:rsid w:val="0015253E"/>
    <w:rsid w:val="00157528"/>
    <w:rsid w:val="00161D3C"/>
    <w:rsid w:val="0016233C"/>
    <w:rsid w:val="00163272"/>
    <w:rsid w:val="00165BB7"/>
    <w:rsid w:val="00166589"/>
    <w:rsid w:val="0016776D"/>
    <w:rsid w:val="0017344F"/>
    <w:rsid w:val="0017473C"/>
    <w:rsid w:val="00174981"/>
    <w:rsid w:val="00174B01"/>
    <w:rsid w:val="001761B7"/>
    <w:rsid w:val="001761BD"/>
    <w:rsid w:val="00180E2A"/>
    <w:rsid w:val="0018129B"/>
    <w:rsid w:val="0018567C"/>
    <w:rsid w:val="00185727"/>
    <w:rsid w:val="0018614E"/>
    <w:rsid w:val="00186E1B"/>
    <w:rsid w:val="00187FB5"/>
    <w:rsid w:val="001910E2"/>
    <w:rsid w:val="0019133F"/>
    <w:rsid w:val="0019160F"/>
    <w:rsid w:val="001938E2"/>
    <w:rsid w:val="001966CC"/>
    <w:rsid w:val="00197A28"/>
    <w:rsid w:val="001A452B"/>
    <w:rsid w:val="001A4C39"/>
    <w:rsid w:val="001A77D5"/>
    <w:rsid w:val="001B0A13"/>
    <w:rsid w:val="001B19AF"/>
    <w:rsid w:val="001B3230"/>
    <w:rsid w:val="001B3BD8"/>
    <w:rsid w:val="001B4233"/>
    <w:rsid w:val="001B425B"/>
    <w:rsid w:val="001B47C6"/>
    <w:rsid w:val="001C229C"/>
    <w:rsid w:val="001C74FD"/>
    <w:rsid w:val="001D14AB"/>
    <w:rsid w:val="001D1613"/>
    <w:rsid w:val="001D192C"/>
    <w:rsid w:val="001D1CF6"/>
    <w:rsid w:val="001D4463"/>
    <w:rsid w:val="001D449A"/>
    <w:rsid w:val="001D5730"/>
    <w:rsid w:val="001D5BB8"/>
    <w:rsid w:val="001D5CD5"/>
    <w:rsid w:val="001D6C1D"/>
    <w:rsid w:val="001D6EB7"/>
    <w:rsid w:val="001D72BF"/>
    <w:rsid w:val="001E01C8"/>
    <w:rsid w:val="001E5144"/>
    <w:rsid w:val="001E5B64"/>
    <w:rsid w:val="001F0794"/>
    <w:rsid w:val="001F2A3D"/>
    <w:rsid w:val="001F3CD6"/>
    <w:rsid w:val="001F4A2F"/>
    <w:rsid w:val="001F59DF"/>
    <w:rsid w:val="001F61F1"/>
    <w:rsid w:val="001F715A"/>
    <w:rsid w:val="00200D44"/>
    <w:rsid w:val="00201A18"/>
    <w:rsid w:val="00201BC5"/>
    <w:rsid w:val="00203131"/>
    <w:rsid w:val="00210041"/>
    <w:rsid w:val="002138A3"/>
    <w:rsid w:val="002140C6"/>
    <w:rsid w:val="00214B66"/>
    <w:rsid w:val="00216794"/>
    <w:rsid w:val="00216DAF"/>
    <w:rsid w:val="00217D88"/>
    <w:rsid w:val="0022012C"/>
    <w:rsid w:val="00221FF0"/>
    <w:rsid w:val="00224AA6"/>
    <w:rsid w:val="002258CA"/>
    <w:rsid w:val="00226392"/>
    <w:rsid w:val="0022714F"/>
    <w:rsid w:val="00233503"/>
    <w:rsid w:val="0023362C"/>
    <w:rsid w:val="0023424D"/>
    <w:rsid w:val="00236423"/>
    <w:rsid w:val="00236FF2"/>
    <w:rsid w:val="00241545"/>
    <w:rsid w:val="00241566"/>
    <w:rsid w:val="00241B58"/>
    <w:rsid w:val="002428B9"/>
    <w:rsid w:val="00244182"/>
    <w:rsid w:val="00247EC1"/>
    <w:rsid w:val="002500BC"/>
    <w:rsid w:val="0025333F"/>
    <w:rsid w:val="00255605"/>
    <w:rsid w:val="00256569"/>
    <w:rsid w:val="00256F79"/>
    <w:rsid w:val="00261AF6"/>
    <w:rsid w:val="0026603E"/>
    <w:rsid w:val="002672D0"/>
    <w:rsid w:val="002714C6"/>
    <w:rsid w:val="00271AB5"/>
    <w:rsid w:val="002748AC"/>
    <w:rsid w:val="0027596E"/>
    <w:rsid w:val="00275CDA"/>
    <w:rsid w:val="00276922"/>
    <w:rsid w:val="00281554"/>
    <w:rsid w:val="00283AC0"/>
    <w:rsid w:val="002845DE"/>
    <w:rsid w:val="002858C1"/>
    <w:rsid w:val="00285EA5"/>
    <w:rsid w:val="00286B3D"/>
    <w:rsid w:val="0028713A"/>
    <w:rsid w:val="00287A1C"/>
    <w:rsid w:val="00287EC3"/>
    <w:rsid w:val="002906B9"/>
    <w:rsid w:val="0029088B"/>
    <w:rsid w:val="00290A48"/>
    <w:rsid w:val="002922BF"/>
    <w:rsid w:val="002935E4"/>
    <w:rsid w:val="00294FE0"/>
    <w:rsid w:val="0029639D"/>
    <w:rsid w:val="002A2174"/>
    <w:rsid w:val="002A2516"/>
    <w:rsid w:val="002A3FD7"/>
    <w:rsid w:val="002A529F"/>
    <w:rsid w:val="002A53D5"/>
    <w:rsid w:val="002A5B6D"/>
    <w:rsid w:val="002A6ED9"/>
    <w:rsid w:val="002A789A"/>
    <w:rsid w:val="002B0A42"/>
    <w:rsid w:val="002B0AB5"/>
    <w:rsid w:val="002B1558"/>
    <w:rsid w:val="002B3ED5"/>
    <w:rsid w:val="002B51C7"/>
    <w:rsid w:val="002B57D7"/>
    <w:rsid w:val="002B65F3"/>
    <w:rsid w:val="002B75AD"/>
    <w:rsid w:val="002B7893"/>
    <w:rsid w:val="002C0E8A"/>
    <w:rsid w:val="002C50CC"/>
    <w:rsid w:val="002C5A86"/>
    <w:rsid w:val="002C6144"/>
    <w:rsid w:val="002D1CC9"/>
    <w:rsid w:val="002D5CA9"/>
    <w:rsid w:val="002D620E"/>
    <w:rsid w:val="002D6C83"/>
    <w:rsid w:val="002D752F"/>
    <w:rsid w:val="002D76DA"/>
    <w:rsid w:val="002D7DCE"/>
    <w:rsid w:val="002E07DA"/>
    <w:rsid w:val="002E0B44"/>
    <w:rsid w:val="002E1C5F"/>
    <w:rsid w:val="002E282F"/>
    <w:rsid w:val="002E7999"/>
    <w:rsid w:val="002F1B10"/>
    <w:rsid w:val="002F1EC3"/>
    <w:rsid w:val="002F2323"/>
    <w:rsid w:val="002F2DED"/>
    <w:rsid w:val="002F3D33"/>
    <w:rsid w:val="002F75C7"/>
    <w:rsid w:val="00301156"/>
    <w:rsid w:val="0030191A"/>
    <w:rsid w:val="00301960"/>
    <w:rsid w:val="00301E8C"/>
    <w:rsid w:val="0030353D"/>
    <w:rsid w:val="00303ECB"/>
    <w:rsid w:val="00304CF0"/>
    <w:rsid w:val="0030732E"/>
    <w:rsid w:val="00307AB6"/>
    <w:rsid w:val="003108B5"/>
    <w:rsid w:val="00310A99"/>
    <w:rsid w:val="00310C87"/>
    <w:rsid w:val="00310D11"/>
    <w:rsid w:val="00311AAA"/>
    <w:rsid w:val="00314F8C"/>
    <w:rsid w:val="00315992"/>
    <w:rsid w:val="003177EF"/>
    <w:rsid w:val="00324AEA"/>
    <w:rsid w:val="003259CB"/>
    <w:rsid w:val="0032608F"/>
    <w:rsid w:val="003269AD"/>
    <w:rsid w:val="00326F90"/>
    <w:rsid w:val="003277C2"/>
    <w:rsid w:val="0032791E"/>
    <w:rsid w:val="00327AF2"/>
    <w:rsid w:val="00327F25"/>
    <w:rsid w:val="00330FF0"/>
    <w:rsid w:val="00335379"/>
    <w:rsid w:val="003357CD"/>
    <w:rsid w:val="003403E1"/>
    <w:rsid w:val="0034185A"/>
    <w:rsid w:val="003420D9"/>
    <w:rsid w:val="003426EB"/>
    <w:rsid w:val="00342AEE"/>
    <w:rsid w:val="00345478"/>
    <w:rsid w:val="00345B4C"/>
    <w:rsid w:val="003463C8"/>
    <w:rsid w:val="003467F6"/>
    <w:rsid w:val="00347007"/>
    <w:rsid w:val="0035146B"/>
    <w:rsid w:val="003517A5"/>
    <w:rsid w:val="003542E5"/>
    <w:rsid w:val="0035511E"/>
    <w:rsid w:val="0035532C"/>
    <w:rsid w:val="00363087"/>
    <w:rsid w:val="00363C35"/>
    <w:rsid w:val="00364744"/>
    <w:rsid w:val="0036567B"/>
    <w:rsid w:val="003759D1"/>
    <w:rsid w:val="003772B6"/>
    <w:rsid w:val="00380DEA"/>
    <w:rsid w:val="00380DFB"/>
    <w:rsid w:val="00382825"/>
    <w:rsid w:val="00382AE5"/>
    <w:rsid w:val="003841F8"/>
    <w:rsid w:val="003845A1"/>
    <w:rsid w:val="00386615"/>
    <w:rsid w:val="003870BB"/>
    <w:rsid w:val="003871E3"/>
    <w:rsid w:val="00387CA5"/>
    <w:rsid w:val="0039075B"/>
    <w:rsid w:val="0039082B"/>
    <w:rsid w:val="00390963"/>
    <w:rsid w:val="00390D27"/>
    <w:rsid w:val="003922E2"/>
    <w:rsid w:val="00392793"/>
    <w:rsid w:val="00392A1A"/>
    <w:rsid w:val="00395290"/>
    <w:rsid w:val="0039630B"/>
    <w:rsid w:val="0039646E"/>
    <w:rsid w:val="003A0613"/>
    <w:rsid w:val="003A2F47"/>
    <w:rsid w:val="003A2F74"/>
    <w:rsid w:val="003A4571"/>
    <w:rsid w:val="003A495F"/>
    <w:rsid w:val="003A52AD"/>
    <w:rsid w:val="003A7643"/>
    <w:rsid w:val="003A76A3"/>
    <w:rsid w:val="003B036C"/>
    <w:rsid w:val="003B061D"/>
    <w:rsid w:val="003B1DFC"/>
    <w:rsid w:val="003B2FDF"/>
    <w:rsid w:val="003B32E2"/>
    <w:rsid w:val="003B415A"/>
    <w:rsid w:val="003B4611"/>
    <w:rsid w:val="003C14DF"/>
    <w:rsid w:val="003C1574"/>
    <w:rsid w:val="003C1823"/>
    <w:rsid w:val="003C3BFD"/>
    <w:rsid w:val="003C406B"/>
    <w:rsid w:val="003C4125"/>
    <w:rsid w:val="003C4702"/>
    <w:rsid w:val="003C5426"/>
    <w:rsid w:val="003C798E"/>
    <w:rsid w:val="003C7E33"/>
    <w:rsid w:val="003D0305"/>
    <w:rsid w:val="003D24F0"/>
    <w:rsid w:val="003D2634"/>
    <w:rsid w:val="003D4057"/>
    <w:rsid w:val="003D584F"/>
    <w:rsid w:val="003D5A94"/>
    <w:rsid w:val="003D5BC6"/>
    <w:rsid w:val="003E0FFA"/>
    <w:rsid w:val="003E1FE4"/>
    <w:rsid w:val="003E2B10"/>
    <w:rsid w:val="003E57BC"/>
    <w:rsid w:val="003E5BA5"/>
    <w:rsid w:val="003E7042"/>
    <w:rsid w:val="003E75B6"/>
    <w:rsid w:val="003F06A4"/>
    <w:rsid w:val="003F0B47"/>
    <w:rsid w:val="003F1274"/>
    <w:rsid w:val="003F150B"/>
    <w:rsid w:val="003F3D4F"/>
    <w:rsid w:val="003F4DCC"/>
    <w:rsid w:val="00402FDB"/>
    <w:rsid w:val="004049C9"/>
    <w:rsid w:val="00404B3A"/>
    <w:rsid w:val="00405121"/>
    <w:rsid w:val="00407B91"/>
    <w:rsid w:val="00411556"/>
    <w:rsid w:val="004134B6"/>
    <w:rsid w:val="0041466E"/>
    <w:rsid w:val="004151D0"/>
    <w:rsid w:val="004161AA"/>
    <w:rsid w:val="004178E7"/>
    <w:rsid w:val="00420016"/>
    <w:rsid w:val="00423818"/>
    <w:rsid w:val="004243A9"/>
    <w:rsid w:val="00425EE6"/>
    <w:rsid w:val="00426AD7"/>
    <w:rsid w:val="00426D88"/>
    <w:rsid w:val="00430180"/>
    <w:rsid w:val="00433A36"/>
    <w:rsid w:val="00435B7A"/>
    <w:rsid w:val="004429E8"/>
    <w:rsid w:val="0044394A"/>
    <w:rsid w:val="0044411F"/>
    <w:rsid w:val="00444BD5"/>
    <w:rsid w:val="00444EC6"/>
    <w:rsid w:val="00450125"/>
    <w:rsid w:val="00450407"/>
    <w:rsid w:val="004526FF"/>
    <w:rsid w:val="00452D08"/>
    <w:rsid w:val="0045685B"/>
    <w:rsid w:val="00456CC3"/>
    <w:rsid w:val="00456E28"/>
    <w:rsid w:val="004618F7"/>
    <w:rsid w:val="0046254D"/>
    <w:rsid w:val="00463F1F"/>
    <w:rsid w:val="0046403E"/>
    <w:rsid w:val="00465121"/>
    <w:rsid w:val="00465A4E"/>
    <w:rsid w:val="00470820"/>
    <w:rsid w:val="00471219"/>
    <w:rsid w:val="0047475B"/>
    <w:rsid w:val="004757D7"/>
    <w:rsid w:val="004805F1"/>
    <w:rsid w:val="004809AA"/>
    <w:rsid w:val="00480E50"/>
    <w:rsid w:val="0048183A"/>
    <w:rsid w:val="00483E4C"/>
    <w:rsid w:val="00487855"/>
    <w:rsid w:val="004910EB"/>
    <w:rsid w:val="004933B3"/>
    <w:rsid w:val="0049347C"/>
    <w:rsid w:val="00493614"/>
    <w:rsid w:val="00493775"/>
    <w:rsid w:val="00494DB6"/>
    <w:rsid w:val="00495854"/>
    <w:rsid w:val="0049604C"/>
    <w:rsid w:val="004A085F"/>
    <w:rsid w:val="004A0A8E"/>
    <w:rsid w:val="004A1699"/>
    <w:rsid w:val="004A17BA"/>
    <w:rsid w:val="004A3B80"/>
    <w:rsid w:val="004A4E89"/>
    <w:rsid w:val="004A5573"/>
    <w:rsid w:val="004B0D52"/>
    <w:rsid w:val="004B12B0"/>
    <w:rsid w:val="004B1DA4"/>
    <w:rsid w:val="004B20E2"/>
    <w:rsid w:val="004B30BC"/>
    <w:rsid w:val="004B3636"/>
    <w:rsid w:val="004B3F84"/>
    <w:rsid w:val="004B4458"/>
    <w:rsid w:val="004B4C96"/>
    <w:rsid w:val="004B4E12"/>
    <w:rsid w:val="004B5ABD"/>
    <w:rsid w:val="004B6E8F"/>
    <w:rsid w:val="004C0866"/>
    <w:rsid w:val="004C2ECA"/>
    <w:rsid w:val="004C3D96"/>
    <w:rsid w:val="004C52F3"/>
    <w:rsid w:val="004D04B4"/>
    <w:rsid w:val="004D17B6"/>
    <w:rsid w:val="004D4FDF"/>
    <w:rsid w:val="004D554F"/>
    <w:rsid w:val="004D70CC"/>
    <w:rsid w:val="004D7810"/>
    <w:rsid w:val="004E22E5"/>
    <w:rsid w:val="004E265F"/>
    <w:rsid w:val="004E597A"/>
    <w:rsid w:val="004E6FF9"/>
    <w:rsid w:val="004E7442"/>
    <w:rsid w:val="004E76AF"/>
    <w:rsid w:val="004F1254"/>
    <w:rsid w:val="004F3ABD"/>
    <w:rsid w:val="004F3FCB"/>
    <w:rsid w:val="004F68E2"/>
    <w:rsid w:val="004F6A39"/>
    <w:rsid w:val="004F6F02"/>
    <w:rsid w:val="004F7C29"/>
    <w:rsid w:val="00500857"/>
    <w:rsid w:val="00503278"/>
    <w:rsid w:val="005075B0"/>
    <w:rsid w:val="00507722"/>
    <w:rsid w:val="00510C29"/>
    <w:rsid w:val="00510E83"/>
    <w:rsid w:val="00511DE5"/>
    <w:rsid w:val="005120E3"/>
    <w:rsid w:val="0051285D"/>
    <w:rsid w:val="005128CB"/>
    <w:rsid w:val="00512F83"/>
    <w:rsid w:val="00514415"/>
    <w:rsid w:val="00524C9C"/>
    <w:rsid w:val="00525073"/>
    <w:rsid w:val="00530C15"/>
    <w:rsid w:val="00535AE5"/>
    <w:rsid w:val="00535EAD"/>
    <w:rsid w:val="00540F7E"/>
    <w:rsid w:val="0054305B"/>
    <w:rsid w:val="00545536"/>
    <w:rsid w:val="00546195"/>
    <w:rsid w:val="00547E2E"/>
    <w:rsid w:val="00550E1E"/>
    <w:rsid w:val="00551B28"/>
    <w:rsid w:val="00552974"/>
    <w:rsid w:val="00553B98"/>
    <w:rsid w:val="0055496A"/>
    <w:rsid w:val="00554A0E"/>
    <w:rsid w:val="005606E7"/>
    <w:rsid w:val="00560EF0"/>
    <w:rsid w:val="00563F45"/>
    <w:rsid w:val="00565454"/>
    <w:rsid w:val="00565E7C"/>
    <w:rsid w:val="00565F93"/>
    <w:rsid w:val="0057211D"/>
    <w:rsid w:val="0057245F"/>
    <w:rsid w:val="00574F1A"/>
    <w:rsid w:val="005766AA"/>
    <w:rsid w:val="00581428"/>
    <w:rsid w:val="005830B8"/>
    <w:rsid w:val="005836AE"/>
    <w:rsid w:val="00584055"/>
    <w:rsid w:val="005846F8"/>
    <w:rsid w:val="005849CB"/>
    <w:rsid w:val="0058623B"/>
    <w:rsid w:val="0059280F"/>
    <w:rsid w:val="00594EEB"/>
    <w:rsid w:val="00595299"/>
    <w:rsid w:val="00595C49"/>
    <w:rsid w:val="005A1154"/>
    <w:rsid w:val="005A1878"/>
    <w:rsid w:val="005A31DE"/>
    <w:rsid w:val="005A3489"/>
    <w:rsid w:val="005A4AE0"/>
    <w:rsid w:val="005A5748"/>
    <w:rsid w:val="005A5EAE"/>
    <w:rsid w:val="005A731D"/>
    <w:rsid w:val="005A7632"/>
    <w:rsid w:val="005B041E"/>
    <w:rsid w:val="005B05A0"/>
    <w:rsid w:val="005B37F0"/>
    <w:rsid w:val="005B38A2"/>
    <w:rsid w:val="005C10DC"/>
    <w:rsid w:val="005C1612"/>
    <w:rsid w:val="005C3307"/>
    <w:rsid w:val="005C3E5F"/>
    <w:rsid w:val="005C440F"/>
    <w:rsid w:val="005C47D0"/>
    <w:rsid w:val="005C5282"/>
    <w:rsid w:val="005C6A6C"/>
    <w:rsid w:val="005D23A9"/>
    <w:rsid w:val="005D2498"/>
    <w:rsid w:val="005D2CBC"/>
    <w:rsid w:val="005D79CF"/>
    <w:rsid w:val="005E29E2"/>
    <w:rsid w:val="005E6E95"/>
    <w:rsid w:val="005E7D5F"/>
    <w:rsid w:val="005F3FF1"/>
    <w:rsid w:val="005F4232"/>
    <w:rsid w:val="005F47E6"/>
    <w:rsid w:val="005F608A"/>
    <w:rsid w:val="005F7561"/>
    <w:rsid w:val="00600D37"/>
    <w:rsid w:val="00602601"/>
    <w:rsid w:val="0060333B"/>
    <w:rsid w:val="00604B94"/>
    <w:rsid w:val="0060644F"/>
    <w:rsid w:val="006064F9"/>
    <w:rsid w:val="00607865"/>
    <w:rsid w:val="00611B19"/>
    <w:rsid w:val="00611FA3"/>
    <w:rsid w:val="00613245"/>
    <w:rsid w:val="0061362E"/>
    <w:rsid w:val="006137DB"/>
    <w:rsid w:val="00614B89"/>
    <w:rsid w:val="00616CF7"/>
    <w:rsid w:val="006222F3"/>
    <w:rsid w:val="00623CB5"/>
    <w:rsid w:val="006252B5"/>
    <w:rsid w:val="00625501"/>
    <w:rsid w:val="00626928"/>
    <w:rsid w:val="00627E74"/>
    <w:rsid w:val="00630C74"/>
    <w:rsid w:val="00631C50"/>
    <w:rsid w:val="00632AA4"/>
    <w:rsid w:val="006330FE"/>
    <w:rsid w:val="00634F28"/>
    <w:rsid w:val="00640C89"/>
    <w:rsid w:val="006415BC"/>
    <w:rsid w:val="006425EE"/>
    <w:rsid w:val="00643899"/>
    <w:rsid w:val="00643957"/>
    <w:rsid w:val="00644CB7"/>
    <w:rsid w:val="00644E79"/>
    <w:rsid w:val="006455CA"/>
    <w:rsid w:val="00645A87"/>
    <w:rsid w:val="0064766F"/>
    <w:rsid w:val="00652622"/>
    <w:rsid w:val="00653176"/>
    <w:rsid w:val="00653854"/>
    <w:rsid w:val="00655015"/>
    <w:rsid w:val="00663167"/>
    <w:rsid w:val="00663665"/>
    <w:rsid w:val="00663B89"/>
    <w:rsid w:val="00664779"/>
    <w:rsid w:val="006655C7"/>
    <w:rsid w:val="00665842"/>
    <w:rsid w:val="00670AD5"/>
    <w:rsid w:val="0067269A"/>
    <w:rsid w:val="00672ECA"/>
    <w:rsid w:val="00674CB7"/>
    <w:rsid w:val="00683836"/>
    <w:rsid w:val="00685F9E"/>
    <w:rsid w:val="0068712C"/>
    <w:rsid w:val="0069042D"/>
    <w:rsid w:val="006907DA"/>
    <w:rsid w:val="0069475E"/>
    <w:rsid w:val="00694C9A"/>
    <w:rsid w:val="006A044F"/>
    <w:rsid w:val="006A0763"/>
    <w:rsid w:val="006A1BE6"/>
    <w:rsid w:val="006A2F96"/>
    <w:rsid w:val="006A3407"/>
    <w:rsid w:val="006A3BEC"/>
    <w:rsid w:val="006A4B56"/>
    <w:rsid w:val="006A55A8"/>
    <w:rsid w:val="006A777F"/>
    <w:rsid w:val="006B07D9"/>
    <w:rsid w:val="006B0EB2"/>
    <w:rsid w:val="006B1B65"/>
    <w:rsid w:val="006B3022"/>
    <w:rsid w:val="006B416A"/>
    <w:rsid w:val="006B4FB8"/>
    <w:rsid w:val="006B5961"/>
    <w:rsid w:val="006B75AE"/>
    <w:rsid w:val="006C2F4B"/>
    <w:rsid w:val="006C4EB2"/>
    <w:rsid w:val="006C5250"/>
    <w:rsid w:val="006C6955"/>
    <w:rsid w:val="006C748E"/>
    <w:rsid w:val="006C7E82"/>
    <w:rsid w:val="006D2975"/>
    <w:rsid w:val="006D3F12"/>
    <w:rsid w:val="006D4374"/>
    <w:rsid w:val="006D463F"/>
    <w:rsid w:val="006D54C9"/>
    <w:rsid w:val="006D5C64"/>
    <w:rsid w:val="006D60F2"/>
    <w:rsid w:val="006D656C"/>
    <w:rsid w:val="006D672D"/>
    <w:rsid w:val="006D7C6A"/>
    <w:rsid w:val="006D7CA2"/>
    <w:rsid w:val="006E2092"/>
    <w:rsid w:val="006E39E1"/>
    <w:rsid w:val="006E5BD4"/>
    <w:rsid w:val="006F05D9"/>
    <w:rsid w:val="006F1710"/>
    <w:rsid w:val="006F18B3"/>
    <w:rsid w:val="006F37F0"/>
    <w:rsid w:val="006F3999"/>
    <w:rsid w:val="006F6150"/>
    <w:rsid w:val="006F6DEF"/>
    <w:rsid w:val="00700105"/>
    <w:rsid w:val="0070067E"/>
    <w:rsid w:val="00700D00"/>
    <w:rsid w:val="00701085"/>
    <w:rsid w:val="007013F7"/>
    <w:rsid w:val="00701AC6"/>
    <w:rsid w:val="007030AC"/>
    <w:rsid w:val="007035DC"/>
    <w:rsid w:val="007043DD"/>
    <w:rsid w:val="00704F46"/>
    <w:rsid w:val="00707B4F"/>
    <w:rsid w:val="00707FA4"/>
    <w:rsid w:val="0071232D"/>
    <w:rsid w:val="007129F1"/>
    <w:rsid w:val="00712A91"/>
    <w:rsid w:val="0071606B"/>
    <w:rsid w:val="007171A5"/>
    <w:rsid w:val="007171D1"/>
    <w:rsid w:val="00721F1B"/>
    <w:rsid w:val="0072347D"/>
    <w:rsid w:val="007258C3"/>
    <w:rsid w:val="00726447"/>
    <w:rsid w:val="00730387"/>
    <w:rsid w:val="00730538"/>
    <w:rsid w:val="0073250C"/>
    <w:rsid w:val="007325AF"/>
    <w:rsid w:val="00735967"/>
    <w:rsid w:val="00735BC8"/>
    <w:rsid w:val="00736F01"/>
    <w:rsid w:val="0073722A"/>
    <w:rsid w:val="00740680"/>
    <w:rsid w:val="00750375"/>
    <w:rsid w:val="0075210C"/>
    <w:rsid w:val="00752C3F"/>
    <w:rsid w:val="00752C60"/>
    <w:rsid w:val="00753058"/>
    <w:rsid w:val="0075375D"/>
    <w:rsid w:val="007569E9"/>
    <w:rsid w:val="00757863"/>
    <w:rsid w:val="00757BE2"/>
    <w:rsid w:val="00761BAE"/>
    <w:rsid w:val="00762865"/>
    <w:rsid w:val="00763395"/>
    <w:rsid w:val="00763554"/>
    <w:rsid w:val="00763C36"/>
    <w:rsid w:val="00764F0E"/>
    <w:rsid w:val="0076574A"/>
    <w:rsid w:val="00766726"/>
    <w:rsid w:val="007667EC"/>
    <w:rsid w:val="00766B5C"/>
    <w:rsid w:val="00767EE2"/>
    <w:rsid w:val="00772A5F"/>
    <w:rsid w:val="0077430B"/>
    <w:rsid w:val="007749F0"/>
    <w:rsid w:val="0078074F"/>
    <w:rsid w:val="00781930"/>
    <w:rsid w:val="00781F0E"/>
    <w:rsid w:val="00783C9F"/>
    <w:rsid w:val="00785482"/>
    <w:rsid w:val="0079276A"/>
    <w:rsid w:val="00793519"/>
    <w:rsid w:val="00794248"/>
    <w:rsid w:val="00794974"/>
    <w:rsid w:val="00794CD5"/>
    <w:rsid w:val="00796447"/>
    <w:rsid w:val="007A092D"/>
    <w:rsid w:val="007A5653"/>
    <w:rsid w:val="007A5973"/>
    <w:rsid w:val="007A7824"/>
    <w:rsid w:val="007B1301"/>
    <w:rsid w:val="007B1669"/>
    <w:rsid w:val="007B2500"/>
    <w:rsid w:val="007B2983"/>
    <w:rsid w:val="007B772A"/>
    <w:rsid w:val="007B79D5"/>
    <w:rsid w:val="007C0785"/>
    <w:rsid w:val="007C08B4"/>
    <w:rsid w:val="007C29E9"/>
    <w:rsid w:val="007C32FD"/>
    <w:rsid w:val="007C458F"/>
    <w:rsid w:val="007C49E0"/>
    <w:rsid w:val="007C4A08"/>
    <w:rsid w:val="007C5859"/>
    <w:rsid w:val="007C5AAA"/>
    <w:rsid w:val="007C5B8E"/>
    <w:rsid w:val="007D0196"/>
    <w:rsid w:val="007D3CBD"/>
    <w:rsid w:val="007D6E11"/>
    <w:rsid w:val="007D793C"/>
    <w:rsid w:val="007E01E5"/>
    <w:rsid w:val="007E331E"/>
    <w:rsid w:val="007E3FCB"/>
    <w:rsid w:val="007E5091"/>
    <w:rsid w:val="007E5288"/>
    <w:rsid w:val="007E5A85"/>
    <w:rsid w:val="007E613A"/>
    <w:rsid w:val="007E671A"/>
    <w:rsid w:val="007E687E"/>
    <w:rsid w:val="007E6FD9"/>
    <w:rsid w:val="007F38F8"/>
    <w:rsid w:val="007F3BA6"/>
    <w:rsid w:val="007F3E62"/>
    <w:rsid w:val="007F5A76"/>
    <w:rsid w:val="007F783A"/>
    <w:rsid w:val="0080072B"/>
    <w:rsid w:val="00800B27"/>
    <w:rsid w:val="0080123E"/>
    <w:rsid w:val="00802E53"/>
    <w:rsid w:val="00804DA3"/>
    <w:rsid w:val="00806946"/>
    <w:rsid w:val="00806AA2"/>
    <w:rsid w:val="008078DB"/>
    <w:rsid w:val="00810212"/>
    <w:rsid w:val="00810605"/>
    <w:rsid w:val="00812708"/>
    <w:rsid w:val="008131AC"/>
    <w:rsid w:val="008151BF"/>
    <w:rsid w:val="008176E2"/>
    <w:rsid w:val="008213E9"/>
    <w:rsid w:val="00823B36"/>
    <w:rsid w:val="00823BF7"/>
    <w:rsid w:val="00825D72"/>
    <w:rsid w:val="0083093D"/>
    <w:rsid w:val="008315F1"/>
    <w:rsid w:val="00831AA0"/>
    <w:rsid w:val="008331D5"/>
    <w:rsid w:val="00833E5F"/>
    <w:rsid w:val="00834A1B"/>
    <w:rsid w:val="00834F49"/>
    <w:rsid w:val="00836A3C"/>
    <w:rsid w:val="00837CBF"/>
    <w:rsid w:val="0084078C"/>
    <w:rsid w:val="008407D1"/>
    <w:rsid w:val="00844939"/>
    <w:rsid w:val="00844CC2"/>
    <w:rsid w:val="00845DF6"/>
    <w:rsid w:val="00846159"/>
    <w:rsid w:val="00846194"/>
    <w:rsid w:val="00846CED"/>
    <w:rsid w:val="00850E8A"/>
    <w:rsid w:val="0085222F"/>
    <w:rsid w:val="00852D3A"/>
    <w:rsid w:val="0085486C"/>
    <w:rsid w:val="00857DCF"/>
    <w:rsid w:val="008607D3"/>
    <w:rsid w:val="00862BD5"/>
    <w:rsid w:val="0086481C"/>
    <w:rsid w:val="00865532"/>
    <w:rsid w:val="00865917"/>
    <w:rsid w:val="0086784E"/>
    <w:rsid w:val="00867BFF"/>
    <w:rsid w:val="008701B6"/>
    <w:rsid w:val="008719A3"/>
    <w:rsid w:val="00873ADC"/>
    <w:rsid w:val="008751B5"/>
    <w:rsid w:val="00875380"/>
    <w:rsid w:val="00875CEC"/>
    <w:rsid w:val="00877731"/>
    <w:rsid w:val="008778FF"/>
    <w:rsid w:val="00882EDF"/>
    <w:rsid w:val="00883151"/>
    <w:rsid w:val="00883357"/>
    <w:rsid w:val="00884C05"/>
    <w:rsid w:val="00884C27"/>
    <w:rsid w:val="00886923"/>
    <w:rsid w:val="008877E0"/>
    <w:rsid w:val="008879E1"/>
    <w:rsid w:val="00892AD4"/>
    <w:rsid w:val="00892E9B"/>
    <w:rsid w:val="00893773"/>
    <w:rsid w:val="0089474D"/>
    <w:rsid w:val="008A175D"/>
    <w:rsid w:val="008A1AD9"/>
    <w:rsid w:val="008A274E"/>
    <w:rsid w:val="008A3DB0"/>
    <w:rsid w:val="008A4A36"/>
    <w:rsid w:val="008A4C82"/>
    <w:rsid w:val="008A6B62"/>
    <w:rsid w:val="008A7B56"/>
    <w:rsid w:val="008B0930"/>
    <w:rsid w:val="008B0B04"/>
    <w:rsid w:val="008B1075"/>
    <w:rsid w:val="008B1C8B"/>
    <w:rsid w:val="008B26A6"/>
    <w:rsid w:val="008B2965"/>
    <w:rsid w:val="008B35EF"/>
    <w:rsid w:val="008B493A"/>
    <w:rsid w:val="008B4EB7"/>
    <w:rsid w:val="008C0101"/>
    <w:rsid w:val="008C056C"/>
    <w:rsid w:val="008C238E"/>
    <w:rsid w:val="008C3009"/>
    <w:rsid w:val="008C4039"/>
    <w:rsid w:val="008C5253"/>
    <w:rsid w:val="008C53D2"/>
    <w:rsid w:val="008C5C55"/>
    <w:rsid w:val="008D0A1A"/>
    <w:rsid w:val="008D1525"/>
    <w:rsid w:val="008D4A97"/>
    <w:rsid w:val="008E49A7"/>
    <w:rsid w:val="008E5245"/>
    <w:rsid w:val="008E5436"/>
    <w:rsid w:val="008E5EFE"/>
    <w:rsid w:val="008E7EB2"/>
    <w:rsid w:val="008F0383"/>
    <w:rsid w:val="008F24E1"/>
    <w:rsid w:val="008F2EAD"/>
    <w:rsid w:val="008F51CE"/>
    <w:rsid w:val="008F554E"/>
    <w:rsid w:val="008F63B1"/>
    <w:rsid w:val="008F68D9"/>
    <w:rsid w:val="008F76BD"/>
    <w:rsid w:val="00900EE2"/>
    <w:rsid w:val="00902A22"/>
    <w:rsid w:val="00902B76"/>
    <w:rsid w:val="00904498"/>
    <w:rsid w:val="00904FD2"/>
    <w:rsid w:val="00905C6E"/>
    <w:rsid w:val="0090676B"/>
    <w:rsid w:val="00910C0E"/>
    <w:rsid w:val="00912254"/>
    <w:rsid w:val="00915CCB"/>
    <w:rsid w:val="00921416"/>
    <w:rsid w:val="009217A6"/>
    <w:rsid w:val="0092249C"/>
    <w:rsid w:val="00922B4F"/>
    <w:rsid w:val="00923659"/>
    <w:rsid w:val="00924481"/>
    <w:rsid w:val="00924F89"/>
    <w:rsid w:val="00925A67"/>
    <w:rsid w:val="009260B8"/>
    <w:rsid w:val="00926408"/>
    <w:rsid w:val="00927FB1"/>
    <w:rsid w:val="00930277"/>
    <w:rsid w:val="00931233"/>
    <w:rsid w:val="009318AA"/>
    <w:rsid w:val="00931FDC"/>
    <w:rsid w:val="00932969"/>
    <w:rsid w:val="0093328F"/>
    <w:rsid w:val="00934477"/>
    <w:rsid w:val="00936495"/>
    <w:rsid w:val="00937E3C"/>
    <w:rsid w:val="009407BE"/>
    <w:rsid w:val="00941E89"/>
    <w:rsid w:val="00943948"/>
    <w:rsid w:val="00944FD5"/>
    <w:rsid w:val="00945564"/>
    <w:rsid w:val="00945F35"/>
    <w:rsid w:val="00946841"/>
    <w:rsid w:val="00946B4D"/>
    <w:rsid w:val="00952ED7"/>
    <w:rsid w:val="009544FF"/>
    <w:rsid w:val="00954908"/>
    <w:rsid w:val="00955A40"/>
    <w:rsid w:val="009562D9"/>
    <w:rsid w:val="00957CA0"/>
    <w:rsid w:val="00961378"/>
    <w:rsid w:val="0097142D"/>
    <w:rsid w:val="00973305"/>
    <w:rsid w:val="009756EC"/>
    <w:rsid w:val="00975C7D"/>
    <w:rsid w:val="00977915"/>
    <w:rsid w:val="00977F06"/>
    <w:rsid w:val="009806F4"/>
    <w:rsid w:val="009813AB"/>
    <w:rsid w:val="00982EDC"/>
    <w:rsid w:val="00983B3B"/>
    <w:rsid w:val="00983FD6"/>
    <w:rsid w:val="00984620"/>
    <w:rsid w:val="0098711A"/>
    <w:rsid w:val="009879AE"/>
    <w:rsid w:val="009921E3"/>
    <w:rsid w:val="009928F2"/>
    <w:rsid w:val="009949E7"/>
    <w:rsid w:val="0099662A"/>
    <w:rsid w:val="009975AA"/>
    <w:rsid w:val="0099796A"/>
    <w:rsid w:val="009A09DF"/>
    <w:rsid w:val="009A1F2E"/>
    <w:rsid w:val="009A26AB"/>
    <w:rsid w:val="009A4924"/>
    <w:rsid w:val="009A5150"/>
    <w:rsid w:val="009A5208"/>
    <w:rsid w:val="009A582A"/>
    <w:rsid w:val="009A6C35"/>
    <w:rsid w:val="009B0C7B"/>
    <w:rsid w:val="009B1856"/>
    <w:rsid w:val="009B19CB"/>
    <w:rsid w:val="009B28C1"/>
    <w:rsid w:val="009B38A3"/>
    <w:rsid w:val="009B4217"/>
    <w:rsid w:val="009B4340"/>
    <w:rsid w:val="009B44BE"/>
    <w:rsid w:val="009B5921"/>
    <w:rsid w:val="009B7C00"/>
    <w:rsid w:val="009B7F1F"/>
    <w:rsid w:val="009B7FB7"/>
    <w:rsid w:val="009C0D58"/>
    <w:rsid w:val="009C0D61"/>
    <w:rsid w:val="009C0DD5"/>
    <w:rsid w:val="009C1750"/>
    <w:rsid w:val="009C2193"/>
    <w:rsid w:val="009C42DD"/>
    <w:rsid w:val="009C4763"/>
    <w:rsid w:val="009C4842"/>
    <w:rsid w:val="009C5B3D"/>
    <w:rsid w:val="009C66E0"/>
    <w:rsid w:val="009C7AC7"/>
    <w:rsid w:val="009D2A36"/>
    <w:rsid w:val="009D2BB0"/>
    <w:rsid w:val="009D2E4C"/>
    <w:rsid w:val="009D3B02"/>
    <w:rsid w:val="009D54D0"/>
    <w:rsid w:val="009E0434"/>
    <w:rsid w:val="009E18E0"/>
    <w:rsid w:val="009E2BD3"/>
    <w:rsid w:val="009E369A"/>
    <w:rsid w:val="009E375E"/>
    <w:rsid w:val="009E43F7"/>
    <w:rsid w:val="009E531A"/>
    <w:rsid w:val="009E63BD"/>
    <w:rsid w:val="009E64A9"/>
    <w:rsid w:val="009F00E3"/>
    <w:rsid w:val="009F0D18"/>
    <w:rsid w:val="009F4E7A"/>
    <w:rsid w:val="009F6DC8"/>
    <w:rsid w:val="009F7B87"/>
    <w:rsid w:val="00A017C9"/>
    <w:rsid w:val="00A03263"/>
    <w:rsid w:val="00A03328"/>
    <w:rsid w:val="00A03B67"/>
    <w:rsid w:val="00A114A2"/>
    <w:rsid w:val="00A14449"/>
    <w:rsid w:val="00A15998"/>
    <w:rsid w:val="00A20696"/>
    <w:rsid w:val="00A21563"/>
    <w:rsid w:val="00A23178"/>
    <w:rsid w:val="00A23DA7"/>
    <w:rsid w:val="00A24BE5"/>
    <w:rsid w:val="00A27585"/>
    <w:rsid w:val="00A3071B"/>
    <w:rsid w:val="00A3071D"/>
    <w:rsid w:val="00A3400D"/>
    <w:rsid w:val="00A34135"/>
    <w:rsid w:val="00A35470"/>
    <w:rsid w:val="00A35FFF"/>
    <w:rsid w:val="00A3726E"/>
    <w:rsid w:val="00A40F0C"/>
    <w:rsid w:val="00A41070"/>
    <w:rsid w:val="00A41B70"/>
    <w:rsid w:val="00A42972"/>
    <w:rsid w:val="00A42B84"/>
    <w:rsid w:val="00A435AE"/>
    <w:rsid w:val="00A46848"/>
    <w:rsid w:val="00A469F5"/>
    <w:rsid w:val="00A46BF2"/>
    <w:rsid w:val="00A46C16"/>
    <w:rsid w:val="00A47272"/>
    <w:rsid w:val="00A50241"/>
    <w:rsid w:val="00A505EB"/>
    <w:rsid w:val="00A5091E"/>
    <w:rsid w:val="00A521D0"/>
    <w:rsid w:val="00A5297B"/>
    <w:rsid w:val="00A54334"/>
    <w:rsid w:val="00A5461B"/>
    <w:rsid w:val="00A5577C"/>
    <w:rsid w:val="00A567AE"/>
    <w:rsid w:val="00A61E1C"/>
    <w:rsid w:val="00A62308"/>
    <w:rsid w:val="00A63347"/>
    <w:rsid w:val="00A645CA"/>
    <w:rsid w:val="00A65A4E"/>
    <w:rsid w:val="00A72BE2"/>
    <w:rsid w:val="00A72CD4"/>
    <w:rsid w:val="00A72EA5"/>
    <w:rsid w:val="00A73A0F"/>
    <w:rsid w:val="00A75013"/>
    <w:rsid w:val="00A76DC6"/>
    <w:rsid w:val="00A77A61"/>
    <w:rsid w:val="00A82056"/>
    <w:rsid w:val="00A82A23"/>
    <w:rsid w:val="00A86AAA"/>
    <w:rsid w:val="00A87629"/>
    <w:rsid w:val="00A87A1C"/>
    <w:rsid w:val="00A91718"/>
    <w:rsid w:val="00A92107"/>
    <w:rsid w:val="00A92B3D"/>
    <w:rsid w:val="00A92BE9"/>
    <w:rsid w:val="00A94130"/>
    <w:rsid w:val="00A95F96"/>
    <w:rsid w:val="00A96023"/>
    <w:rsid w:val="00A96EAE"/>
    <w:rsid w:val="00A972A8"/>
    <w:rsid w:val="00AA1D8D"/>
    <w:rsid w:val="00AA209C"/>
    <w:rsid w:val="00AA2498"/>
    <w:rsid w:val="00AA25F9"/>
    <w:rsid w:val="00AA2ECC"/>
    <w:rsid w:val="00AA32D9"/>
    <w:rsid w:val="00AA4589"/>
    <w:rsid w:val="00AA503A"/>
    <w:rsid w:val="00AA7A88"/>
    <w:rsid w:val="00AB20B3"/>
    <w:rsid w:val="00AB3D9C"/>
    <w:rsid w:val="00AB4E74"/>
    <w:rsid w:val="00AB609C"/>
    <w:rsid w:val="00AB79D9"/>
    <w:rsid w:val="00AB7A32"/>
    <w:rsid w:val="00AB7ACE"/>
    <w:rsid w:val="00AC0878"/>
    <w:rsid w:val="00AC09AE"/>
    <w:rsid w:val="00AC32AF"/>
    <w:rsid w:val="00AC419D"/>
    <w:rsid w:val="00AC42C9"/>
    <w:rsid w:val="00AC4B0A"/>
    <w:rsid w:val="00AC5B11"/>
    <w:rsid w:val="00AC68A1"/>
    <w:rsid w:val="00AC7CD0"/>
    <w:rsid w:val="00AD1C61"/>
    <w:rsid w:val="00AD1E66"/>
    <w:rsid w:val="00AD4F51"/>
    <w:rsid w:val="00AD572F"/>
    <w:rsid w:val="00AD6473"/>
    <w:rsid w:val="00AD6667"/>
    <w:rsid w:val="00AD7401"/>
    <w:rsid w:val="00AD75DE"/>
    <w:rsid w:val="00AE0C0E"/>
    <w:rsid w:val="00AE0E0B"/>
    <w:rsid w:val="00AE149B"/>
    <w:rsid w:val="00AE1786"/>
    <w:rsid w:val="00AE3311"/>
    <w:rsid w:val="00AE4064"/>
    <w:rsid w:val="00AE4325"/>
    <w:rsid w:val="00AE4CBA"/>
    <w:rsid w:val="00AE57B9"/>
    <w:rsid w:val="00AE5B69"/>
    <w:rsid w:val="00AE7B32"/>
    <w:rsid w:val="00AF2D65"/>
    <w:rsid w:val="00AF32B1"/>
    <w:rsid w:val="00AF3B71"/>
    <w:rsid w:val="00AF51D2"/>
    <w:rsid w:val="00AF7217"/>
    <w:rsid w:val="00AF7467"/>
    <w:rsid w:val="00AF757B"/>
    <w:rsid w:val="00B0090E"/>
    <w:rsid w:val="00B00A1E"/>
    <w:rsid w:val="00B00F9E"/>
    <w:rsid w:val="00B018CE"/>
    <w:rsid w:val="00B0370C"/>
    <w:rsid w:val="00B04595"/>
    <w:rsid w:val="00B04F2B"/>
    <w:rsid w:val="00B0528B"/>
    <w:rsid w:val="00B063D7"/>
    <w:rsid w:val="00B0657C"/>
    <w:rsid w:val="00B06B85"/>
    <w:rsid w:val="00B07718"/>
    <w:rsid w:val="00B11C77"/>
    <w:rsid w:val="00B12693"/>
    <w:rsid w:val="00B128B7"/>
    <w:rsid w:val="00B13C37"/>
    <w:rsid w:val="00B14001"/>
    <w:rsid w:val="00B15156"/>
    <w:rsid w:val="00B15579"/>
    <w:rsid w:val="00B16D67"/>
    <w:rsid w:val="00B17678"/>
    <w:rsid w:val="00B17F97"/>
    <w:rsid w:val="00B23244"/>
    <w:rsid w:val="00B2594E"/>
    <w:rsid w:val="00B2610B"/>
    <w:rsid w:val="00B26964"/>
    <w:rsid w:val="00B27E2A"/>
    <w:rsid w:val="00B30403"/>
    <w:rsid w:val="00B30645"/>
    <w:rsid w:val="00B30AC5"/>
    <w:rsid w:val="00B33697"/>
    <w:rsid w:val="00B35198"/>
    <w:rsid w:val="00B357EF"/>
    <w:rsid w:val="00B35F6E"/>
    <w:rsid w:val="00B369D7"/>
    <w:rsid w:val="00B40526"/>
    <w:rsid w:val="00B42616"/>
    <w:rsid w:val="00B42715"/>
    <w:rsid w:val="00B438F8"/>
    <w:rsid w:val="00B43C3A"/>
    <w:rsid w:val="00B43F2A"/>
    <w:rsid w:val="00B47730"/>
    <w:rsid w:val="00B50DB9"/>
    <w:rsid w:val="00B52DC6"/>
    <w:rsid w:val="00B54961"/>
    <w:rsid w:val="00B56ABB"/>
    <w:rsid w:val="00B606C9"/>
    <w:rsid w:val="00B61932"/>
    <w:rsid w:val="00B6251A"/>
    <w:rsid w:val="00B62D2B"/>
    <w:rsid w:val="00B65BC5"/>
    <w:rsid w:val="00B671B6"/>
    <w:rsid w:val="00B67A99"/>
    <w:rsid w:val="00B70654"/>
    <w:rsid w:val="00B70932"/>
    <w:rsid w:val="00B716B2"/>
    <w:rsid w:val="00B73D6E"/>
    <w:rsid w:val="00B74468"/>
    <w:rsid w:val="00B76918"/>
    <w:rsid w:val="00B77461"/>
    <w:rsid w:val="00B817DF"/>
    <w:rsid w:val="00B8221D"/>
    <w:rsid w:val="00B838FB"/>
    <w:rsid w:val="00B85449"/>
    <w:rsid w:val="00B9074C"/>
    <w:rsid w:val="00B90DB6"/>
    <w:rsid w:val="00B92041"/>
    <w:rsid w:val="00B924EF"/>
    <w:rsid w:val="00B92EBE"/>
    <w:rsid w:val="00B9592D"/>
    <w:rsid w:val="00BA099E"/>
    <w:rsid w:val="00BA0AB8"/>
    <w:rsid w:val="00BA1C6E"/>
    <w:rsid w:val="00BA2CC6"/>
    <w:rsid w:val="00BA5440"/>
    <w:rsid w:val="00BA6518"/>
    <w:rsid w:val="00BA664A"/>
    <w:rsid w:val="00BA668E"/>
    <w:rsid w:val="00BA7333"/>
    <w:rsid w:val="00BA747E"/>
    <w:rsid w:val="00BA748E"/>
    <w:rsid w:val="00BA7D86"/>
    <w:rsid w:val="00BB0104"/>
    <w:rsid w:val="00BB408D"/>
    <w:rsid w:val="00BB5FDE"/>
    <w:rsid w:val="00BB6427"/>
    <w:rsid w:val="00BB65B5"/>
    <w:rsid w:val="00BC21B3"/>
    <w:rsid w:val="00BC4959"/>
    <w:rsid w:val="00BC5865"/>
    <w:rsid w:val="00BC5C61"/>
    <w:rsid w:val="00BC7745"/>
    <w:rsid w:val="00BC7C2D"/>
    <w:rsid w:val="00BD0533"/>
    <w:rsid w:val="00BD0CEE"/>
    <w:rsid w:val="00BD17FA"/>
    <w:rsid w:val="00BD28DA"/>
    <w:rsid w:val="00BD3915"/>
    <w:rsid w:val="00BD4009"/>
    <w:rsid w:val="00BD450F"/>
    <w:rsid w:val="00BD51BA"/>
    <w:rsid w:val="00BD62F3"/>
    <w:rsid w:val="00BD646B"/>
    <w:rsid w:val="00BD7E58"/>
    <w:rsid w:val="00BD7F68"/>
    <w:rsid w:val="00BE1D76"/>
    <w:rsid w:val="00BE468B"/>
    <w:rsid w:val="00BE5FAD"/>
    <w:rsid w:val="00BE6A06"/>
    <w:rsid w:val="00BF5C37"/>
    <w:rsid w:val="00C000EA"/>
    <w:rsid w:val="00C02CAE"/>
    <w:rsid w:val="00C02EF7"/>
    <w:rsid w:val="00C03700"/>
    <w:rsid w:val="00C06102"/>
    <w:rsid w:val="00C0753F"/>
    <w:rsid w:val="00C1045F"/>
    <w:rsid w:val="00C108BE"/>
    <w:rsid w:val="00C10A5A"/>
    <w:rsid w:val="00C114ED"/>
    <w:rsid w:val="00C13DA2"/>
    <w:rsid w:val="00C16FC4"/>
    <w:rsid w:val="00C217B3"/>
    <w:rsid w:val="00C226EE"/>
    <w:rsid w:val="00C22925"/>
    <w:rsid w:val="00C245EF"/>
    <w:rsid w:val="00C25292"/>
    <w:rsid w:val="00C26C3A"/>
    <w:rsid w:val="00C30CC7"/>
    <w:rsid w:val="00C311F1"/>
    <w:rsid w:val="00C32147"/>
    <w:rsid w:val="00C323E8"/>
    <w:rsid w:val="00C344B4"/>
    <w:rsid w:val="00C35462"/>
    <w:rsid w:val="00C35853"/>
    <w:rsid w:val="00C35AD3"/>
    <w:rsid w:val="00C37C5E"/>
    <w:rsid w:val="00C4010D"/>
    <w:rsid w:val="00C40998"/>
    <w:rsid w:val="00C41E67"/>
    <w:rsid w:val="00C434D0"/>
    <w:rsid w:val="00C4396C"/>
    <w:rsid w:val="00C47615"/>
    <w:rsid w:val="00C50984"/>
    <w:rsid w:val="00C50A51"/>
    <w:rsid w:val="00C548B4"/>
    <w:rsid w:val="00C554E2"/>
    <w:rsid w:val="00C56F3E"/>
    <w:rsid w:val="00C57908"/>
    <w:rsid w:val="00C612EA"/>
    <w:rsid w:val="00C64C5C"/>
    <w:rsid w:val="00C70212"/>
    <w:rsid w:val="00C71814"/>
    <w:rsid w:val="00C71F71"/>
    <w:rsid w:val="00C7203C"/>
    <w:rsid w:val="00C7344D"/>
    <w:rsid w:val="00C742DF"/>
    <w:rsid w:val="00C776F1"/>
    <w:rsid w:val="00C77BC7"/>
    <w:rsid w:val="00C77CAC"/>
    <w:rsid w:val="00C82EFE"/>
    <w:rsid w:val="00C83159"/>
    <w:rsid w:val="00C877A9"/>
    <w:rsid w:val="00C87E37"/>
    <w:rsid w:val="00C910A7"/>
    <w:rsid w:val="00C93255"/>
    <w:rsid w:val="00C95CEE"/>
    <w:rsid w:val="00C963BA"/>
    <w:rsid w:val="00C9691A"/>
    <w:rsid w:val="00C975C9"/>
    <w:rsid w:val="00C9779F"/>
    <w:rsid w:val="00CA068D"/>
    <w:rsid w:val="00CA1F38"/>
    <w:rsid w:val="00CA39C5"/>
    <w:rsid w:val="00CA6026"/>
    <w:rsid w:val="00CB05F5"/>
    <w:rsid w:val="00CB0664"/>
    <w:rsid w:val="00CB4837"/>
    <w:rsid w:val="00CB65A7"/>
    <w:rsid w:val="00CC11AD"/>
    <w:rsid w:val="00CC17AE"/>
    <w:rsid w:val="00CC1D4C"/>
    <w:rsid w:val="00CC2238"/>
    <w:rsid w:val="00CC39B7"/>
    <w:rsid w:val="00CC3F75"/>
    <w:rsid w:val="00CC4051"/>
    <w:rsid w:val="00CC4C25"/>
    <w:rsid w:val="00CC7290"/>
    <w:rsid w:val="00CD23FC"/>
    <w:rsid w:val="00CD2E1B"/>
    <w:rsid w:val="00CD41B5"/>
    <w:rsid w:val="00CD675C"/>
    <w:rsid w:val="00CE1D2C"/>
    <w:rsid w:val="00CE2284"/>
    <w:rsid w:val="00CE3011"/>
    <w:rsid w:val="00CE41F1"/>
    <w:rsid w:val="00CE466A"/>
    <w:rsid w:val="00CE7DCB"/>
    <w:rsid w:val="00CF1D09"/>
    <w:rsid w:val="00CF2855"/>
    <w:rsid w:val="00CF4A66"/>
    <w:rsid w:val="00CF4C0B"/>
    <w:rsid w:val="00CF587C"/>
    <w:rsid w:val="00CF6A59"/>
    <w:rsid w:val="00CF7ED4"/>
    <w:rsid w:val="00D0129C"/>
    <w:rsid w:val="00D01535"/>
    <w:rsid w:val="00D02EA9"/>
    <w:rsid w:val="00D030DE"/>
    <w:rsid w:val="00D05038"/>
    <w:rsid w:val="00D05EA4"/>
    <w:rsid w:val="00D06459"/>
    <w:rsid w:val="00D10A80"/>
    <w:rsid w:val="00D123A0"/>
    <w:rsid w:val="00D12D96"/>
    <w:rsid w:val="00D13335"/>
    <w:rsid w:val="00D15C42"/>
    <w:rsid w:val="00D17680"/>
    <w:rsid w:val="00D20C86"/>
    <w:rsid w:val="00D227A4"/>
    <w:rsid w:val="00D2351D"/>
    <w:rsid w:val="00D24ED3"/>
    <w:rsid w:val="00D2662E"/>
    <w:rsid w:val="00D33208"/>
    <w:rsid w:val="00D33DEE"/>
    <w:rsid w:val="00D33EC2"/>
    <w:rsid w:val="00D36AB1"/>
    <w:rsid w:val="00D36D38"/>
    <w:rsid w:val="00D36E3D"/>
    <w:rsid w:val="00D3735C"/>
    <w:rsid w:val="00D402BC"/>
    <w:rsid w:val="00D436C5"/>
    <w:rsid w:val="00D43C4A"/>
    <w:rsid w:val="00D4451C"/>
    <w:rsid w:val="00D45D48"/>
    <w:rsid w:val="00D476C7"/>
    <w:rsid w:val="00D53369"/>
    <w:rsid w:val="00D537EB"/>
    <w:rsid w:val="00D540A9"/>
    <w:rsid w:val="00D5422E"/>
    <w:rsid w:val="00D564EE"/>
    <w:rsid w:val="00D5661B"/>
    <w:rsid w:val="00D571A4"/>
    <w:rsid w:val="00D57AB4"/>
    <w:rsid w:val="00D62B4A"/>
    <w:rsid w:val="00D62E02"/>
    <w:rsid w:val="00D62EF2"/>
    <w:rsid w:val="00D63472"/>
    <w:rsid w:val="00D64263"/>
    <w:rsid w:val="00D648DA"/>
    <w:rsid w:val="00D656E9"/>
    <w:rsid w:val="00D65AA8"/>
    <w:rsid w:val="00D66347"/>
    <w:rsid w:val="00D71636"/>
    <w:rsid w:val="00D72478"/>
    <w:rsid w:val="00D75242"/>
    <w:rsid w:val="00D810F1"/>
    <w:rsid w:val="00D81D3E"/>
    <w:rsid w:val="00D825BB"/>
    <w:rsid w:val="00D855D7"/>
    <w:rsid w:val="00D90252"/>
    <w:rsid w:val="00D92FCE"/>
    <w:rsid w:val="00D93F97"/>
    <w:rsid w:val="00D944D4"/>
    <w:rsid w:val="00D95E9E"/>
    <w:rsid w:val="00D9727C"/>
    <w:rsid w:val="00DA2155"/>
    <w:rsid w:val="00DA2747"/>
    <w:rsid w:val="00DA2AA1"/>
    <w:rsid w:val="00DA2FAE"/>
    <w:rsid w:val="00DA6EC5"/>
    <w:rsid w:val="00DB23A0"/>
    <w:rsid w:val="00DB2936"/>
    <w:rsid w:val="00DB2B90"/>
    <w:rsid w:val="00DB316C"/>
    <w:rsid w:val="00DB395E"/>
    <w:rsid w:val="00DB41D0"/>
    <w:rsid w:val="00DB6AEF"/>
    <w:rsid w:val="00DC1811"/>
    <w:rsid w:val="00DC2B7E"/>
    <w:rsid w:val="00DC752A"/>
    <w:rsid w:val="00DD075F"/>
    <w:rsid w:val="00DD07FA"/>
    <w:rsid w:val="00DD1BC6"/>
    <w:rsid w:val="00DD291C"/>
    <w:rsid w:val="00DD41CF"/>
    <w:rsid w:val="00DD4BF7"/>
    <w:rsid w:val="00DD5FF5"/>
    <w:rsid w:val="00DE0974"/>
    <w:rsid w:val="00DE41C3"/>
    <w:rsid w:val="00DE43B4"/>
    <w:rsid w:val="00DE5112"/>
    <w:rsid w:val="00DE5BE1"/>
    <w:rsid w:val="00DE658E"/>
    <w:rsid w:val="00DE6A92"/>
    <w:rsid w:val="00DE7A5D"/>
    <w:rsid w:val="00DE7CEE"/>
    <w:rsid w:val="00DF05D7"/>
    <w:rsid w:val="00DF342C"/>
    <w:rsid w:val="00DF3CB1"/>
    <w:rsid w:val="00DF4049"/>
    <w:rsid w:val="00DF58A0"/>
    <w:rsid w:val="00DF6C0B"/>
    <w:rsid w:val="00DF720C"/>
    <w:rsid w:val="00E00536"/>
    <w:rsid w:val="00E005E7"/>
    <w:rsid w:val="00E0208B"/>
    <w:rsid w:val="00E02428"/>
    <w:rsid w:val="00E04A6D"/>
    <w:rsid w:val="00E05FD3"/>
    <w:rsid w:val="00E06342"/>
    <w:rsid w:val="00E0669D"/>
    <w:rsid w:val="00E069E6"/>
    <w:rsid w:val="00E1173C"/>
    <w:rsid w:val="00E13AEC"/>
    <w:rsid w:val="00E13B30"/>
    <w:rsid w:val="00E13BCD"/>
    <w:rsid w:val="00E22E17"/>
    <w:rsid w:val="00E243A5"/>
    <w:rsid w:val="00E24903"/>
    <w:rsid w:val="00E253C2"/>
    <w:rsid w:val="00E27CC0"/>
    <w:rsid w:val="00E30EB4"/>
    <w:rsid w:val="00E31C2A"/>
    <w:rsid w:val="00E3214C"/>
    <w:rsid w:val="00E352BB"/>
    <w:rsid w:val="00E35C34"/>
    <w:rsid w:val="00E35F17"/>
    <w:rsid w:val="00E40F29"/>
    <w:rsid w:val="00E41662"/>
    <w:rsid w:val="00E41A0A"/>
    <w:rsid w:val="00E43F1E"/>
    <w:rsid w:val="00E440D4"/>
    <w:rsid w:val="00E44421"/>
    <w:rsid w:val="00E465D8"/>
    <w:rsid w:val="00E505B5"/>
    <w:rsid w:val="00E56D68"/>
    <w:rsid w:val="00E61098"/>
    <w:rsid w:val="00E614FB"/>
    <w:rsid w:val="00E64DF0"/>
    <w:rsid w:val="00E67349"/>
    <w:rsid w:val="00E7149E"/>
    <w:rsid w:val="00E74F73"/>
    <w:rsid w:val="00E7629A"/>
    <w:rsid w:val="00E7658A"/>
    <w:rsid w:val="00E77D5C"/>
    <w:rsid w:val="00E82CAD"/>
    <w:rsid w:val="00E833D8"/>
    <w:rsid w:val="00E839EE"/>
    <w:rsid w:val="00E84727"/>
    <w:rsid w:val="00E8554D"/>
    <w:rsid w:val="00E86F01"/>
    <w:rsid w:val="00E87001"/>
    <w:rsid w:val="00E87085"/>
    <w:rsid w:val="00E870F6"/>
    <w:rsid w:val="00E9014A"/>
    <w:rsid w:val="00E90A83"/>
    <w:rsid w:val="00E910FA"/>
    <w:rsid w:val="00E9153D"/>
    <w:rsid w:val="00E91FB5"/>
    <w:rsid w:val="00E92CEA"/>
    <w:rsid w:val="00E94B40"/>
    <w:rsid w:val="00E976D3"/>
    <w:rsid w:val="00E9799E"/>
    <w:rsid w:val="00E97C27"/>
    <w:rsid w:val="00E97C80"/>
    <w:rsid w:val="00E97C86"/>
    <w:rsid w:val="00EA0C5B"/>
    <w:rsid w:val="00EA0EEE"/>
    <w:rsid w:val="00EA3F12"/>
    <w:rsid w:val="00EA4A45"/>
    <w:rsid w:val="00EA4FE6"/>
    <w:rsid w:val="00EA65D1"/>
    <w:rsid w:val="00EB11E2"/>
    <w:rsid w:val="00EB2AEB"/>
    <w:rsid w:val="00EB36AF"/>
    <w:rsid w:val="00EB3AB7"/>
    <w:rsid w:val="00EB3AE8"/>
    <w:rsid w:val="00EB4731"/>
    <w:rsid w:val="00EB596B"/>
    <w:rsid w:val="00EB6E72"/>
    <w:rsid w:val="00EC0E1A"/>
    <w:rsid w:val="00EC188E"/>
    <w:rsid w:val="00EC1FA4"/>
    <w:rsid w:val="00EC4AA3"/>
    <w:rsid w:val="00EC5544"/>
    <w:rsid w:val="00EC6C09"/>
    <w:rsid w:val="00ED0468"/>
    <w:rsid w:val="00ED202E"/>
    <w:rsid w:val="00ED3135"/>
    <w:rsid w:val="00ED3E92"/>
    <w:rsid w:val="00ED4401"/>
    <w:rsid w:val="00ED4C64"/>
    <w:rsid w:val="00ED5D36"/>
    <w:rsid w:val="00ED7461"/>
    <w:rsid w:val="00EE0235"/>
    <w:rsid w:val="00EE1F39"/>
    <w:rsid w:val="00EE2ACC"/>
    <w:rsid w:val="00EE47D1"/>
    <w:rsid w:val="00EE524F"/>
    <w:rsid w:val="00EE5350"/>
    <w:rsid w:val="00EE6FE3"/>
    <w:rsid w:val="00EE7F5D"/>
    <w:rsid w:val="00EF2F8B"/>
    <w:rsid w:val="00EF3685"/>
    <w:rsid w:val="00EF3C6C"/>
    <w:rsid w:val="00EF3DAF"/>
    <w:rsid w:val="00EF502E"/>
    <w:rsid w:val="00EF773F"/>
    <w:rsid w:val="00F0050E"/>
    <w:rsid w:val="00F03E4A"/>
    <w:rsid w:val="00F05406"/>
    <w:rsid w:val="00F0541D"/>
    <w:rsid w:val="00F06D7F"/>
    <w:rsid w:val="00F07200"/>
    <w:rsid w:val="00F07F62"/>
    <w:rsid w:val="00F10D1E"/>
    <w:rsid w:val="00F11BBF"/>
    <w:rsid w:val="00F11D19"/>
    <w:rsid w:val="00F12900"/>
    <w:rsid w:val="00F12977"/>
    <w:rsid w:val="00F1642E"/>
    <w:rsid w:val="00F22609"/>
    <w:rsid w:val="00F23450"/>
    <w:rsid w:val="00F269AB"/>
    <w:rsid w:val="00F276F0"/>
    <w:rsid w:val="00F279B3"/>
    <w:rsid w:val="00F30019"/>
    <w:rsid w:val="00F30507"/>
    <w:rsid w:val="00F31A6C"/>
    <w:rsid w:val="00F31C43"/>
    <w:rsid w:val="00F330A1"/>
    <w:rsid w:val="00F3324C"/>
    <w:rsid w:val="00F3423D"/>
    <w:rsid w:val="00F37469"/>
    <w:rsid w:val="00F37674"/>
    <w:rsid w:val="00F41F92"/>
    <w:rsid w:val="00F422AC"/>
    <w:rsid w:val="00F452D8"/>
    <w:rsid w:val="00F47042"/>
    <w:rsid w:val="00F4768C"/>
    <w:rsid w:val="00F47C53"/>
    <w:rsid w:val="00F500C0"/>
    <w:rsid w:val="00F5358F"/>
    <w:rsid w:val="00F5506B"/>
    <w:rsid w:val="00F559F9"/>
    <w:rsid w:val="00F629DF"/>
    <w:rsid w:val="00F64357"/>
    <w:rsid w:val="00F7029E"/>
    <w:rsid w:val="00F713CF"/>
    <w:rsid w:val="00F750CC"/>
    <w:rsid w:val="00F756ED"/>
    <w:rsid w:val="00F765A5"/>
    <w:rsid w:val="00F7722A"/>
    <w:rsid w:val="00F77C25"/>
    <w:rsid w:val="00F8111B"/>
    <w:rsid w:val="00F82C8C"/>
    <w:rsid w:val="00F855B8"/>
    <w:rsid w:val="00F8657F"/>
    <w:rsid w:val="00F91F9B"/>
    <w:rsid w:val="00F9295D"/>
    <w:rsid w:val="00F92D72"/>
    <w:rsid w:val="00F93802"/>
    <w:rsid w:val="00F94A54"/>
    <w:rsid w:val="00F94C65"/>
    <w:rsid w:val="00F95112"/>
    <w:rsid w:val="00FA11B5"/>
    <w:rsid w:val="00FA5D07"/>
    <w:rsid w:val="00FA65AF"/>
    <w:rsid w:val="00FA65CB"/>
    <w:rsid w:val="00FA66C8"/>
    <w:rsid w:val="00FA7561"/>
    <w:rsid w:val="00FB14E5"/>
    <w:rsid w:val="00FB3B75"/>
    <w:rsid w:val="00FB5C7A"/>
    <w:rsid w:val="00FB65EC"/>
    <w:rsid w:val="00FB7188"/>
    <w:rsid w:val="00FC1EF9"/>
    <w:rsid w:val="00FC2C52"/>
    <w:rsid w:val="00FC46A3"/>
    <w:rsid w:val="00FC52BB"/>
    <w:rsid w:val="00FC5510"/>
    <w:rsid w:val="00FC5EFA"/>
    <w:rsid w:val="00FC643F"/>
    <w:rsid w:val="00FC68F2"/>
    <w:rsid w:val="00FC693F"/>
    <w:rsid w:val="00FC7A8B"/>
    <w:rsid w:val="00FD74CF"/>
    <w:rsid w:val="00FD7612"/>
    <w:rsid w:val="00FE0486"/>
    <w:rsid w:val="00FE0ECB"/>
    <w:rsid w:val="00FE2FB9"/>
    <w:rsid w:val="00FE31CB"/>
    <w:rsid w:val="00FE5239"/>
    <w:rsid w:val="00FE5EF9"/>
    <w:rsid w:val="00FE6B6F"/>
    <w:rsid w:val="00FF100C"/>
    <w:rsid w:val="00FF460C"/>
    <w:rsid w:val="00FF48D8"/>
    <w:rsid w:val="00FF5559"/>
    <w:rsid w:val="00FF676D"/>
    <w:rsid w:val="00FF72FA"/>
    <w:rsid w:val="00FF7D03"/>
    <w:rsid w:val="00FF7FE4"/>
    <w:rsid w:val="010437ED"/>
    <w:rsid w:val="0124B812"/>
    <w:rsid w:val="016408D5"/>
    <w:rsid w:val="020064D2"/>
    <w:rsid w:val="020C74D8"/>
    <w:rsid w:val="023DD83D"/>
    <w:rsid w:val="0279E237"/>
    <w:rsid w:val="02831372"/>
    <w:rsid w:val="02A3705B"/>
    <w:rsid w:val="039C055E"/>
    <w:rsid w:val="040B1FFD"/>
    <w:rsid w:val="04938DC9"/>
    <w:rsid w:val="04EBD9DD"/>
    <w:rsid w:val="05033022"/>
    <w:rsid w:val="0524D32D"/>
    <w:rsid w:val="056C72E4"/>
    <w:rsid w:val="05F0DF67"/>
    <w:rsid w:val="05FF07E2"/>
    <w:rsid w:val="062911FA"/>
    <w:rsid w:val="0654CE35"/>
    <w:rsid w:val="06619DBB"/>
    <w:rsid w:val="0678CED0"/>
    <w:rsid w:val="06B56F1F"/>
    <w:rsid w:val="06C17C75"/>
    <w:rsid w:val="0716D2F4"/>
    <w:rsid w:val="07B0C89A"/>
    <w:rsid w:val="07C37B53"/>
    <w:rsid w:val="07ECF80E"/>
    <w:rsid w:val="086EB28E"/>
    <w:rsid w:val="088CF94C"/>
    <w:rsid w:val="08B68CDC"/>
    <w:rsid w:val="08EE2F8C"/>
    <w:rsid w:val="090A5A6A"/>
    <w:rsid w:val="0A3B4EE9"/>
    <w:rsid w:val="0A58AC10"/>
    <w:rsid w:val="0B173B62"/>
    <w:rsid w:val="0B3C0013"/>
    <w:rsid w:val="0B475A38"/>
    <w:rsid w:val="0BA6C9EA"/>
    <w:rsid w:val="0C07AD46"/>
    <w:rsid w:val="0C47AE3C"/>
    <w:rsid w:val="0C547AFA"/>
    <w:rsid w:val="0C7002C1"/>
    <w:rsid w:val="0C8E2A1D"/>
    <w:rsid w:val="0C97938D"/>
    <w:rsid w:val="0CAA76C7"/>
    <w:rsid w:val="0D3F841C"/>
    <w:rsid w:val="0D5AA86C"/>
    <w:rsid w:val="0DD7A2B9"/>
    <w:rsid w:val="0DF770E5"/>
    <w:rsid w:val="0E6E4035"/>
    <w:rsid w:val="0E874C79"/>
    <w:rsid w:val="0E90EA16"/>
    <w:rsid w:val="0EA7CEA4"/>
    <w:rsid w:val="0EAD0C0F"/>
    <w:rsid w:val="0F036B3B"/>
    <w:rsid w:val="0F6B7B6E"/>
    <w:rsid w:val="0F7658B7"/>
    <w:rsid w:val="1010E8FE"/>
    <w:rsid w:val="1035847D"/>
    <w:rsid w:val="103666BD"/>
    <w:rsid w:val="1091493A"/>
    <w:rsid w:val="109B15B7"/>
    <w:rsid w:val="10E7D91C"/>
    <w:rsid w:val="11AE297B"/>
    <w:rsid w:val="11AE46AB"/>
    <w:rsid w:val="11B48F7F"/>
    <w:rsid w:val="11D8D513"/>
    <w:rsid w:val="11FAFF1B"/>
    <w:rsid w:val="1262503A"/>
    <w:rsid w:val="1341D195"/>
    <w:rsid w:val="138CDD8E"/>
    <w:rsid w:val="146B87F6"/>
    <w:rsid w:val="14A1F0EA"/>
    <w:rsid w:val="14A546DB"/>
    <w:rsid w:val="153FE36E"/>
    <w:rsid w:val="15953425"/>
    <w:rsid w:val="15E994B9"/>
    <w:rsid w:val="1699F4C8"/>
    <w:rsid w:val="16A44E86"/>
    <w:rsid w:val="16C61C89"/>
    <w:rsid w:val="170D4C47"/>
    <w:rsid w:val="1749B777"/>
    <w:rsid w:val="1785CED5"/>
    <w:rsid w:val="17AE6528"/>
    <w:rsid w:val="17C860F7"/>
    <w:rsid w:val="17DE0C42"/>
    <w:rsid w:val="17FE6D4D"/>
    <w:rsid w:val="18234741"/>
    <w:rsid w:val="18E25DD1"/>
    <w:rsid w:val="191AFCF0"/>
    <w:rsid w:val="19556797"/>
    <w:rsid w:val="19C6625F"/>
    <w:rsid w:val="19C8A80E"/>
    <w:rsid w:val="19CE9824"/>
    <w:rsid w:val="19DAAC4A"/>
    <w:rsid w:val="1A3C6106"/>
    <w:rsid w:val="1A3DA6AB"/>
    <w:rsid w:val="1A4214D2"/>
    <w:rsid w:val="1A7B389C"/>
    <w:rsid w:val="1AC7E8E9"/>
    <w:rsid w:val="1ACFF620"/>
    <w:rsid w:val="1AD9C18C"/>
    <w:rsid w:val="1B5442AC"/>
    <w:rsid w:val="1B693B34"/>
    <w:rsid w:val="1B7F4B2C"/>
    <w:rsid w:val="1BB398B7"/>
    <w:rsid w:val="1BD517EE"/>
    <w:rsid w:val="1C3A829E"/>
    <w:rsid w:val="1C9D66F2"/>
    <w:rsid w:val="1CD32C85"/>
    <w:rsid w:val="1D07DED2"/>
    <w:rsid w:val="1D4645A1"/>
    <w:rsid w:val="1DAB2141"/>
    <w:rsid w:val="1DB1FFF8"/>
    <w:rsid w:val="1DD5AF9B"/>
    <w:rsid w:val="1DDC77D0"/>
    <w:rsid w:val="1E42C796"/>
    <w:rsid w:val="1EB4BAF9"/>
    <w:rsid w:val="1EE4AC49"/>
    <w:rsid w:val="1F24C877"/>
    <w:rsid w:val="1F91A2E6"/>
    <w:rsid w:val="1FB02A46"/>
    <w:rsid w:val="200D279B"/>
    <w:rsid w:val="20654510"/>
    <w:rsid w:val="2076F43A"/>
    <w:rsid w:val="208CFEAC"/>
    <w:rsid w:val="209B5C3C"/>
    <w:rsid w:val="20AA65F0"/>
    <w:rsid w:val="21494B56"/>
    <w:rsid w:val="2165D462"/>
    <w:rsid w:val="218B1D86"/>
    <w:rsid w:val="219DD1BC"/>
    <w:rsid w:val="2237D82C"/>
    <w:rsid w:val="226C1B00"/>
    <w:rsid w:val="2288321F"/>
    <w:rsid w:val="23043423"/>
    <w:rsid w:val="2306A3E9"/>
    <w:rsid w:val="230977DE"/>
    <w:rsid w:val="231E4FB8"/>
    <w:rsid w:val="23D8FBF2"/>
    <w:rsid w:val="243F55C4"/>
    <w:rsid w:val="2457A21A"/>
    <w:rsid w:val="24755832"/>
    <w:rsid w:val="2498E471"/>
    <w:rsid w:val="25433C5E"/>
    <w:rsid w:val="25741B5E"/>
    <w:rsid w:val="25BC7A76"/>
    <w:rsid w:val="26DD1DFB"/>
    <w:rsid w:val="27277DC8"/>
    <w:rsid w:val="2760BD5B"/>
    <w:rsid w:val="277C0DC6"/>
    <w:rsid w:val="27C9B9D5"/>
    <w:rsid w:val="27FD3B36"/>
    <w:rsid w:val="28149983"/>
    <w:rsid w:val="284CF527"/>
    <w:rsid w:val="28A644AF"/>
    <w:rsid w:val="28AE2A03"/>
    <w:rsid w:val="28C07A6C"/>
    <w:rsid w:val="28CC2BE9"/>
    <w:rsid w:val="28DAD551"/>
    <w:rsid w:val="295DF2BE"/>
    <w:rsid w:val="296028D6"/>
    <w:rsid w:val="296FC226"/>
    <w:rsid w:val="2A092B3B"/>
    <w:rsid w:val="2AA7EFA4"/>
    <w:rsid w:val="2ABC27C5"/>
    <w:rsid w:val="2AE5B259"/>
    <w:rsid w:val="2B48C254"/>
    <w:rsid w:val="2B582FCB"/>
    <w:rsid w:val="2B7BC1B4"/>
    <w:rsid w:val="2BAE1FAC"/>
    <w:rsid w:val="2BBEF40B"/>
    <w:rsid w:val="2C313869"/>
    <w:rsid w:val="2C4570C3"/>
    <w:rsid w:val="2C4E2EA8"/>
    <w:rsid w:val="2C584C78"/>
    <w:rsid w:val="2C7B01D5"/>
    <w:rsid w:val="2CB887E2"/>
    <w:rsid w:val="2CC1E83C"/>
    <w:rsid w:val="2CCE7B61"/>
    <w:rsid w:val="2CD047E7"/>
    <w:rsid w:val="2CDD0164"/>
    <w:rsid w:val="2CE0E9D9"/>
    <w:rsid w:val="2D6C4A3A"/>
    <w:rsid w:val="2E0425C8"/>
    <w:rsid w:val="2E054E18"/>
    <w:rsid w:val="2E23DEDD"/>
    <w:rsid w:val="2E98506F"/>
    <w:rsid w:val="2EE74BEF"/>
    <w:rsid w:val="2F07C24E"/>
    <w:rsid w:val="2F2DCABE"/>
    <w:rsid w:val="2F8DAAA8"/>
    <w:rsid w:val="30367C5C"/>
    <w:rsid w:val="30DCE8DB"/>
    <w:rsid w:val="3164450D"/>
    <w:rsid w:val="31A52BFB"/>
    <w:rsid w:val="31F513B0"/>
    <w:rsid w:val="31FA904A"/>
    <w:rsid w:val="321AC361"/>
    <w:rsid w:val="325CCE5C"/>
    <w:rsid w:val="32B8F495"/>
    <w:rsid w:val="33366E72"/>
    <w:rsid w:val="33536BF2"/>
    <w:rsid w:val="336090CD"/>
    <w:rsid w:val="336D5EF1"/>
    <w:rsid w:val="33B7BEE1"/>
    <w:rsid w:val="341D64F8"/>
    <w:rsid w:val="3426BCE5"/>
    <w:rsid w:val="34A5D4DB"/>
    <w:rsid w:val="34C60D97"/>
    <w:rsid w:val="351926ED"/>
    <w:rsid w:val="35B8D3E6"/>
    <w:rsid w:val="35BEAAAA"/>
    <w:rsid w:val="35E31606"/>
    <w:rsid w:val="36429233"/>
    <w:rsid w:val="36725C68"/>
    <w:rsid w:val="36AA06E0"/>
    <w:rsid w:val="36F35AF9"/>
    <w:rsid w:val="36FA675B"/>
    <w:rsid w:val="3731375D"/>
    <w:rsid w:val="3751951F"/>
    <w:rsid w:val="375BB20B"/>
    <w:rsid w:val="377F226E"/>
    <w:rsid w:val="37EB68F2"/>
    <w:rsid w:val="37F54C72"/>
    <w:rsid w:val="3834B8AF"/>
    <w:rsid w:val="38D5BCFE"/>
    <w:rsid w:val="394724F8"/>
    <w:rsid w:val="3996B5F2"/>
    <w:rsid w:val="39FB93AB"/>
    <w:rsid w:val="3A0460A9"/>
    <w:rsid w:val="3A1A6F30"/>
    <w:rsid w:val="3A4B8F33"/>
    <w:rsid w:val="3A4F7632"/>
    <w:rsid w:val="3A777092"/>
    <w:rsid w:val="3A7A2BF5"/>
    <w:rsid w:val="3A9F6486"/>
    <w:rsid w:val="3ACDB7B7"/>
    <w:rsid w:val="3B4FDD49"/>
    <w:rsid w:val="3B67DE1C"/>
    <w:rsid w:val="3B6F4152"/>
    <w:rsid w:val="3BC17A3C"/>
    <w:rsid w:val="3BFA3E8C"/>
    <w:rsid w:val="3C83F23C"/>
    <w:rsid w:val="3D3A9BD1"/>
    <w:rsid w:val="3D6608D7"/>
    <w:rsid w:val="3DCF4237"/>
    <w:rsid w:val="3DE151A0"/>
    <w:rsid w:val="3DE30922"/>
    <w:rsid w:val="3DFC6ABE"/>
    <w:rsid w:val="3E26F7E1"/>
    <w:rsid w:val="3E36CD8C"/>
    <w:rsid w:val="3E9A26D2"/>
    <w:rsid w:val="3F35BDAF"/>
    <w:rsid w:val="3F4880F6"/>
    <w:rsid w:val="3F9331CD"/>
    <w:rsid w:val="3FDF8169"/>
    <w:rsid w:val="400497A1"/>
    <w:rsid w:val="40212DFC"/>
    <w:rsid w:val="4027570D"/>
    <w:rsid w:val="406ECC7F"/>
    <w:rsid w:val="409B093D"/>
    <w:rsid w:val="40AF1853"/>
    <w:rsid w:val="4135C32E"/>
    <w:rsid w:val="413BE637"/>
    <w:rsid w:val="417D1835"/>
    <w:rsid w:val="4191E320"/>
    <w:rsid w:val="4197536C"/>
    <w:rsid w:val="41E8DD07"/>
    <w:rsid w:val="43A6B96A"/>
    <w:rsid w:val="43FA475E"/>
    <w:rsid w:val="44057742"/>
    <w:rsid w:val="446A3879"/>
    <w:rsid w:val="448A0B60"/>
    <w:rsid w:val="448F49E2"/>
    <w:rsid w:val="44A7C3F5"/>
    <w:rsid w:val="45409096"/>
    <w:rsid w:val="4565CA53"/>
    <w:rsid w:val="45D9ED41"/>
    <w:rsid w:val="45E377C6"/>
    <w:rsid w:val="460CC136"/>
    <w:rsid w:val="461D488F"/>
    <w:rsid w:val="469EACE8"/>
    <w:rsid w:val="46B48E2C"/>
    <w:rsid w:val="476A9692"/>
    <w:rsid w:val="4771D579"/>
    <w:rsid w:val="479F20E9"/>
    <w:rsid w:val="47E11BE5"/>
    <w:rsid w:val="4817210D"/>
    <w:rsid w:val="48378DCD"/>
    <w:rsid w:val="488ABEFF"/>
    <w:rsid w:val="48A5C5F6"/>
    <w:rsid w:val="48AA56FB"/>
    <w:rsid w:val="48AB2C6F"/>
    <w:rsid w:val="48BB545B"/>
    <w:rsid w:val="48C1405D"/>
    <w:rsid w:val="49354FFB"/>
    <w:rsid w:val="494A8745"/>
    <w:rsid w:val="496E36AD"/>
    <w:rsid w:val="49F95092"/>
    <w:rsid w:val="4AA56A8D"/>
    <w:rsid w:val="4AE48D42"/>
    <w:rsid w:val="4B34DE5F"/>
    <w:rsid w:val="4B3ACE20"/>
    <w:rsid w:val="4B77023A"/>
    <w:rsid w:val="4B9004F0"/>
    <w:rsid w:val="4BB18AB8"/>
    <w:rsid w:val="4BC7E0E3"/>
    <w:rsid w:val="4C0E181B"/>
    <w:rsid w:val="4C1BED07"/>
    <w:rsid w:val="4C32261D"/>
    <w:rsid w:val="4C4BA2C8"/>
    <w:rsid w:val="4C6AD16E"/>
    <w:rsid w:val="4D613A31"/>
    <w:rsid w:val="4D70628C"/>
    <w:rsid w:val="4D9306B1"/>
    <w:rsid w:val="4DBA3E28"/>
    <w:rsid w:val="4E5E60FC"/>
    <w:rsid w:val="4E8C3E31"/>
    <w:rsid w:val="4F6671F9"/>
    <w:rsid w:val="4F6E7137"/>
    <w:rsid w:val="4F9DC99F"/>
    <w:rsid w:val="4FA2A86A"/>
    <w:rsid w:val="4FBE929E"/>
    <w:rsid w:val="501EC89E"/>
    <w:rsid w:val="503AE8F5"/>
    <w:rsid w:val="5070F9FB"/>
    <w:rsid w:val="50A5BA2F"/>
    <w:rsid w:val="50F277EA"/>
    <w:rsid w:val="51351147"/>
    <w:rsid w:val="51C0711B"/>
    <w:rsid w:val="51E37F2C"/>
    <w:rsid w:val="522C15BD"/>
    <w:rsid w:val="52A73FE3"/>
    <w:rsid w:val="52C44FA4"/>
    <w:rsid w:val="52D54495"/>
    <w:rsid w:val="52EF0E98"/>
    <w:rsid w:val="534DD1BA"/>
    <w:rsid w:val="538A34A4"/>
    <w:rsid w:val="53A442F4"/>
    <w:rsid w:val="53EE432A"/>
    <w:rsid w:val="53F3B532"/>
    <w:rsid w:val="54504E8B"/>
    <w:rsid w:val="54B080FA"/>
    <w:rsid w:val="54B85033"/>
    <w:rsid w:val="5568DA37"/>
    <w:rsid w:val="55ACE55F"/>
    <w:rsid w:val="55C31547"/>
    <w:rsid w:val="56350E04"/>
    <w:rsid w:val="5645D0E7"/>
    <w:rsid w:val="56BB4863"/>
    <w:rsid w:val="56F67E0A"/>
    <w:rsid w:val="57234B9A"/>
    <w:rsid w:val="577970E6"/>
    <w:rsid w:val="5798C2F3"/>
    <w:rsid w:val="57EA9CF9"/>
    <w:rsid w:val="58A69A46"/>
    <w:rsid w:val="58E1D63D"/>
    <w:rsid w:val="58F897DD"/>
    <w:rsid w:val="594960BD"/>
    <w:rsid w:val="59B6D5B2"/>
    <w:rsid w:val="59DAE047"/>
    <w:rsid w:val="5A0DF755"/>
    <w:rsid w:val="5A39D43A"/>
    <w:rsid w:val="5A892ED3"/>
    <w:rsid w:val="5AB46721"/>
    <w:rsid w:val="5B1F04C6"/>
    <w:rsid w:val="5B4F36B0"/>
    <w:rsid w:val="5BCA5DB4"/>
    <w:rsid w:val="5BE2F510"/>
    <w:rsid w:val="5D0752B5"/>
    <w:rsid w:val="5D5612B9"/>
    <w:rsid w:val="5D6A0F24"/>
    <w:rsid w:val="5DE88BB7"/>
    <w:rsid w:val="5E7F9B3D"/>
    <w:rsid w:val="5E8EC43A"/>
    <w:rsid w:val="5E95D1A7"/>
    <w:rsid w:val="5F04AC00"/>
    <w:rsid w:val="5F30BB0D"/>
    <w:rsid w:val="60355E4C"/>
    <w:rsid w:val="60611B62"/>
    <w:rsid w:val="60B76EEF"/>
    <w:rsid w:val="61153A0C"/>
    <w:rsid w:val="6121B949"/>
    <w:rsid w:val="61273258"/>
    <w:rsid w:val="613C21B7"/>
    <w:rsid w:val="6184E3F3"/>
    <w:rsid w:val="61E60C6C"/>
    <w:rsid w:val="62457C81"/>
    <w:rsid w:val="630CEE45"/>
    <w:rsid w:val="6324EB0F"/>
    <w:rsid w:val="633F44B1"/>
    <w:rsid w:val="6343EC65"/>
    <w:rsid w:val="63E0E7E2"/>
    <w:rsid w:val="64484367"/>
    <w:rsid w:val="64555BDB"/>
    <w:rsid w:val="646E5690"/>
    <w:rsid w:val="64B7F171"/>
    <w:rsid w:val="64D0F0B8"/>
    <w:rsid w:val="64E53D4F"/>
    <w:rsid w:val="6572750D"/>
    <w:rsid w:val="65B52EAF"/>
    <w:rsid w:val="65E2E4E5"/>
    <w:rsid w:val="661B24EB"/>
    <w:rsid w:val="668A7421"/>
    <w:rsid w:val="66B3F61A"/>
    <w:rsid w:val="66E374A0"/>
    <w:rsid w:val="675BCCE9"/>
    <w:rsid w:val="675FB7AF"/>
    <w:rsid w:val="676F113C"/>
    <w:rsid w:val="67AF71EA"/>
    <w:rsid w:val="67F76B3E"/>
    <w:rsid w:val="686104B7"/>
    <w:rsid w:val="688BF10C"/>
    <w:rsid w:val="698E68F0"/>
    <w:rsid w:val="69C15567"/>
    <w:rsid w:val="69F4973C"/>
    <w:rsid w:val="6A216098"/>
    <w:rsid w:val="6A5AA012"/>
    <w:rsid w:val="6A5AA99E"/>
    <w:rsid w:val="6AF9059B"/>
    <w:rsid w:val="6B10BF67"/>
    <w:rsid w:val="6B237D3F"/>
    <w:rsid w:val="6BCB8DD3"/>
    <w:rsid w:val="6D31BEE7"/>
    <w:rsid w:val="6D836455"/>
    <w:rsid w:val="6DCDB49A"/>
    <w:rsid w:val="6DFB2CDA"/>
    <w:rsid w:val="6E6CF3F5"/>
    <w:rsid w:val="6F14F4A2"/>
    <w:rsid w:val="6F335ED1"/>
    <w:rsid w:val="6F5B82C5"/>
    <w:rsid w:val="6F97F634"/>
    <w:rsid w:val="6FB6C27E"/>
    <w:rsid w:val="700E8B15"/>
    <w:rsid w:val="70791D21"/>
    <w:rsid w:val="7090E4B4"/>
    <w:rsid w:val="70B502B3"/>
    <w:rsid w:val="70D46865"/>
    <w:rsid w:val="70F00A87"/>
    <w:rsid w:val="71421E95"/>
    <w:rsid w:val="71BC659A"/>
    <w:rsid w:val="71C4C34F"/>
    <w:rsid w:val="71CD3FDA"/>
    <w:rsid w:val="724C269F"/>
    <w:rsid w:val="72E570D1"/>
    <w:rsid w:val="7304E394"/>
    <w:rsid w:val="732761F3"/>
    <w:rsid w:val="736E55A0"/>
    <w:rsid w:val="73F7BC4E"/>
    <w:rsid w:val="740932F7"/>
    <w:rsid w:val="7434B0CA"/>
    <w:rsid w:val="7457393D"/>
    <w:rsid w:val="74616ABE"/>
    <w:rsid w:val="7461ECDE"/>
    <w:rsid w:val="74747A1B"/>
    <w:rsid w:val="74808A58"/>
    <w:rsid w:val="7481DE61"/>
    <w:rsid w:val="7490C3EF"/>
    <w:rsid w:val="75A92A46"/>
    <w:rsid w:val="765312BB"/>
    <w:rsid w:val="7673DD3D"/>
    <w:rsid w:val="768EE99E"/>
    <w:rsid w:val="7699D011"/>
    <w:rsid w:val="771B303F"/>
    <w:rsid w:val="773E2EBB"/>
    <w:rsid w:val="77E0F7A1"/>
    <w:rsid w:val="77F6EFEB"/>
    <w:rsid w:val="781F56A5"/>
    <w:rsid w:val="7820BD47"/>
    <w:rsid w:val="783036BB"/>
    <w:rsid w:val="7854B420"/>
    <w:rsid w:val="786024A5"/>
    <w:rsid w:val="7860D413"/>
    <w:rsid w:val="78837EED"/>
    <w:rsid w:val="78A2BA6B"/>
    <w:rsid w:val="78DC8679"/>
    <w:rsid w:val="79046F87"/>
    <w:rsid w:val="791F2BDC"/>
    <w:rsid w:val="7920F8DC"/>
    <w:rsid w:val="792D49DE"/>
    <w:rsid w:val="795C7161"/>
    <w:rsid w:val="7975AF23"/>
    <w:rsid w:val="799B1850"/>
    <w:rsid w:val="79D33F71"/>
    <w:rsid w:val="79EFE85E"/>
    <w:rsid w:val="79F006D8"/>
    <w:rsid w:val="7A07E9FF"/>
    <w:rsid w:val="7A2ECC4B"/>
    <w:rsid w:val="7A5D0431"/>
    <w:rsid w:val="7A694830"/>
    <w:rsid w:val="7AD1D758"/>
    <w:rsid w:val="7AE2012E"/>
    <w:rsid w:val="7B1FFE45"/>
    <w:rsid w:val="7B248395"/>
    <w:rsid w:val="7B784CB3"/>
    <w:rsid w:val="7B836854"/>
    <w:rsid w:val="7BA23F7B"/>
    <w:rsid w:val="7BB90A71"/>
    <w:rsid w:val="7BDD0C9A"/>
    <w:rsid w:val="7BDE95FC"/>
    <w:rsid w:val="7BE492AD"/>
    <w:rsid w:val="7C2BE4B6"/>
    <w:rsid w:val="7C931C8F"/>
    <w:rsid w:val="7C9C7A9D"/>
    <w:rsid w:val="7CCB4FB3"/>
    <w:rsid w:val="7CF1D83F"/>
    <w:rsid w:val="7CF5AEE7"/>
    <w:rsid w:val="7D0551A9"/>
    <w:rsid w:val="7D77B213"/>
    <w:rsid w:val="7DC8F1D6"/>
    <w:rsid w:val="7DCF3896"/>
    <w:rsid w:val="7E32A349"/>
    <w:rsid w:val="7E5EE629"/>
    <w:rsid w:val="7E766402"/>
    <w:rsid w:val="7E79F12C"/>
    <w:rsid w:val="7E7DB4E8"/>
    <w:rsid w:val="7E8489D7"/>
    <w:rsid w:val="7ED53395"/>
    <w:rsid w:val="7F4B3243"/>
    <w:rsid w:val="7F67F2AA"/>
    <w:rsid w:val="7F8E77B1"/>
    <w:rsid w:val="7F909AEE"/>
    <w:rsid w:val="7F99F9A8"/>
    <w:rsid w:val="7FC15FD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A0F613"/>
  <w14:defaultImageDpi w14:val="300"/>
  <w15:docId w15:val="{E6FACDF0-9CFE-444C-94F2-0574302931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sz w:val="21"/>
    </w:rPr>
  </w:style>
  <w:style w:type="paragraph" w:styleId="Heading1">
    <w:name w:val="heading 1"/>
    <w:basedOn w:val="Normal"/>
    <w:next w:val="Normal"/>
    <w:link w:val="Heading1Char"/>
    <w:uiPriority w:val="9"/>
    <w:qFormat/>
    <w:rsid w:val="00FC693F"/>
    <w:pPr>
      <w:keepNext/>
      <w:keepLines/>
      <w:spacing w:before="80" w:after="12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22222"/>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8"/>
      </w:numPr>
      <w:contextualSpacing/>
    </w:pPr>
  </w:style>
  <w:style w:type="paragraph" w:styleId="ListBullet2">
    <w:name w:val="List Bullet 2"/>
    <w:basedOn w:val="Normal"/>
    <w:uiPriority w:val="99"/>
    <w:unhideWhenUsed/>
    <w:rsid w:val="00326F90"/>
    <w:pPr>
      <w:numPr>
        <w:numId w:val="10"/>
      </w:numPr>
      <w:contextualSpacing/>
    </w:pPr>
  </w:style>
  <w:style w:type="paragraph" w:styleId="ListBullet3">
    <w:name w:val="List Bullet 3"/>
    <w:basedOn w:val="Normal"/>
    <w:uiPriority w:val="99"/>
    <w:unhideWhenUsed/>
    <w:rsid w:val="00326F90"/>
    <w:pPr>
      <w:numPr>
        <w:numId w:val="2"/>
      </w:numPr>
      <w:contextualSpacing/>
    </w:pPr>
  </w:style>
  <w:style w:type="paragraph" w:styleId="ListNumber">
    <w:name w:val="List Number"/>
    <w:basedOn w:val="Normal"/>
    <w:uiPriority w:val="99"/>
    <w:unhideWhenUsed/>
    <w:rsid w:val="00326F90"/>
    <w:pPr>
      <w:numPr>
        <w:numId w:val="7"/>
      </w:numPr>
      <w:contextualSpacing/>
    </w:pPr>
  </w:style>
  <w:style w:type="paragraph" w:styleId="ListNumber2">
    <w:name w:val="List Number 2"/>
    <w:basedOn w:val="Normal"/>
    <w:uiPriority w:val="99"/>
    <w:unhideWhenUsed/>
    <w:rsid w:val="0029639D"/>
    <w:pPr>
      <w:numPr>
        <w:numId w:val="4"/>
      </w:numPr>
      <w:contextualSpacing/>
    </w:pPr>
  </w:style>
  <w:style w:type="paragraph" w:styleId="ListNumber3">
    <w:name w:val="List Number 3"/>
    <w:basedOn w:val="Normal"/>
    <w:uiPriority w:val="99"/>
    <w:unhideWhenUsed/>
    <w:rsid w:val="0029639D"/>
    <w:pPr>
      <w:numPr>
        <w:numId w:val="5"/>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01AEB157401334DAF0D863CDF2D3B6C" ma:contentTypeVersion="10" ma:contentTypeDescription="Create a new document." ma:contentTypeScope="" ma:versionID="2f0894ba3a430d1868c5bae3a1912159">
  <xsd:schema xmlns:xsd="http://www.w3.org/2001/XMLSchema" xmlns:xs="http://www.w3.org/2001/XMLSchema" xmlns:p="http://schemas.microsoft.com/office/2006/metadata/properties" xmlns:ns3="c58026c9-0f48-4eec-80e0-4612eb44fd7a" xmlns:ns4="2731e353-5fc3-43ce-8370-9b1d402f4328" targetNamespace="http://schemas.microsoft.com/office/2006/metadata/properties" ma:root="true" ma:fieldsID="03c4f94c50e08f694ba6646e6a6954ea" ns3:_="" ns4:_="">
    <xsd:import namespace="c58026c9-0f48-4eec-80e0-4612eb44fd7a"/>
    <xsd:import namespace="2731e353-5fc3-43ce-8370-9b1d402f4328"/>
    <xsd:element name="properties">
      <xsd:complexType>
        <xsd:sequence>
          <xsd:element name="documentManagement">
            <xsd:complexType>
              <xsd:all>
                <xsd:element ref="ns3:_activity" minOccurs="0"/>
                <xsd:element ref="ns4:SharedWithUsers" minOccurs="0"/>
                <xsd:element ref="ns4:SharedWithDetails" minOccurs="0"/>
                <xsd:element ref="ns4:SharingHintHash" minOccurs="0"/>
                <xsd:element ref="ns3:MediaServiceMetadata" minOccurs="0"/>
                <xsd:element ref="ns3:MediaServiceFastMetadata" minOccurs="0"/>
                <xsd:element ref="ns3:MediaServiceObjectDetectorVersions" minOccurs="0"/>
                <xsd:element ref="ns3:MediaServiceSearchProperties" minOccurs="0"/>
                <xsd:element ref="ns3:MediaServiceDateTake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8026c9-0f48-4eec-80e0-4612eb44fd7a"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BillingMetadata" ma:index="1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731e353-5fc3-43ce-8370-9b1d402f4328" elementFormDefault="qualified">
    <xsd:import namespace="http://schemas.microsoft.com/office/2006/documentManagement/types"/>
    <xsd:import namespace="http://schemas.microsoft.com/office/infopath/2007/PartnerControls"/>
    <xsd:element name="SharedWithUsers" ma:index="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0" nillable="true" ma:displayName="Shared With Details" ma:internalName="SharedWithDetails" ma:readOnly="true">
      <xsd:simpleType>
        <xsd:restriction base="dms:Note">
          <xsd:maxLength value="255"/>
        </xsd:restriction>
      </xsd:simpleType>
    </xsd:element>
    <xsd:element name="SharingHintHash" ma:index="11"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c58026c9-0f48-4eec-80e0-4612eb44fd7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C154E75-BC4B-4092-B8BB-AC4A0B41064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8026c9-0f48-4eec-80e0-4612eb44fd7a"/>
    <ds:schemaRef ds:uri="2731e353-5fc3-43ce-8370-9b1d402f43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34BBBAA0-AE2B-49AE-A281-BFB46A049813}">
  <ds:schemaRefs>
    <ds:schemaRef ds:uri="http://schemas.microsoft.com/office/2006/metadata/properties"/>
    <ds:schemaRef ds:uri="http://schemas.microsoft.com/office/infopath/2007/PartnerControls"/>
    <ds:schemaRef ds:uri="c58026c9-0f48-4eec-80e0-4612eb44fd7a"/>
  </ds:schemaRefs>
</ds:datastoreItem>
</file>

<file path=customXml/itemProps3.xml><?xml version="1.0" encoding="utf-8"?>
<ds:datastoreItem xmlns:ds="http://schemas.openxmlformats.org/officeDocument/2006/customXml" ds:itemID="{1E1F39E1-EB1E-4388-9295-24A7732226B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1160</Words>
  <Characters>6616</Characters>
  <Application>Microsoft Office Word</Application>
  <DocSecurity>0</DocSecurity>
  <Lines>55</Lines>
  <Paragraphs>15</Paragraphs>
  <ScaleCrop>false</ScaleCrop>
  <Manager/>
  <Company/>
  <LinksUpToDate>false</LinksUpToDate>
  <CharactersWithSpaces>7761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Sonny R. Lang</cp:lastModifiedBy>
  <cp:revision>2</cp:revision>
  <dcterms:created xsi:type="dcterms:W3CDTF">2026-09-22T02:49:00Z</dcterms:created>
  <dcterms:modified xsi:type="dcterms:W3CDTF">2026-09-22T02:49:00Z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0x010100501AEB157401334DAF0D863CDF2D3B6C</vt:lpwstr>
  </property>
</Properties>
</file>